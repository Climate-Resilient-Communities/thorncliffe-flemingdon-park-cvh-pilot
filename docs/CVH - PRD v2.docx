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color w:val="1f4e36"/>
        </w:rPr>
      </w:pPr>
      <w:bookmarkStart w:colFirst="0" w:colLast="0" w:name="_y5l8pavoayhm" w:id="0"/>
      <w:bookmarkEnd w:id="0"/>
      <w:commentRangeStart w:id="0"/>
      <w:commentRangeStart w:id="1"/>
      <w:commentRangeStart w:id="2"/>
      <w:commentRangeStart w:id="3"/>
      <w:commentRangeStart w:id="4"/>
      <w:r w:rsidDel="00000000" w:rsidR="00000000" w:rsidRPr="00000000">
        <w:rPr>
          <w:color w:val="1f4e36"/>
          <w:rtl w:val="0"/>
        </w:rPr>
        <w:t xml:space="preserve">Community Virtual Hub (CVH)</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2">
      <w:pPr>
        <w:pStyle w:val="Subtitle"/>
        <w:keepNext w:val="0"/>
        <w:keepLines w:val="0"/>
        <w:spacing w:after="80" w:lineRule="auto"/>
        <w:rPr>
          <w:sz w:val="28"/>
          <w:szCs w:val="28"/>
        </w:rPr>
      </w:pPr>
      <w:r>
        <w:rPr>
          <w:sz w:val="28"/>
          <w:szCs w:val="28"/>
          <w:rtl w:val="0"/>
        </w:rPr>
        <w:t xml:space="preserve">Minimal Viable Product (MVP) - Product Requirements Document (PRD) — version 2</w:t>
      </w:r>
    </w:p>
    <w:p w:rsidR="00000000" w:rsidDel="00000000" w:rsidP="00000000" w:rsidRDefault="00000000" w:rsidRPr="00000000" w14:paraId="00000003">
      <w:pPr>
        <w:pStyle w:val="Heading1"/>
        <w:keepNext w:val="0"/>
        <w:keepLines w:val="0"/>
        <w:spacing w:after="140" w:before="300" w:lineRule="auto"/>
        <w:rPr>
          <w:b w:val="1"/>
          <w:bCs w:val="1"/>
          <w:color w:val="1f4e36"/>
          <w:sz w:val="28"/>
          <w:szCs w:val="28"/>
        </w:rPr>
      </w:pPr>
      <w:bookmarkStart w:colFirst="0" w:colLast="0" w:name="_vqgg1c46w2ga" w:id="2"/>
      <w:bookmarkEnd w:id="2"/>
      <w:r w:rsidDel="00000000" w:rsidR="00000000" w:rsidRPr="00000000">
        <w:rPr>
          <w:b w:val="1"/>
          <w:bCs w:val="1"/>
          <w:color w:val="1f4e36"/>
          <w:sz w:val="28"/>
          <w:szCs w:val="28"/>
          <w:rtl w:val="0"/>
        </w:rPr>
        <w:t xml:space="preserve">1. Overview</w:t>
      </w:r>
    </w:p>
    <w:p w:rsidR="00000000" w:rsidDel="00000000" w:rsidP="00000000" w:rsidRDefault="00000000" w:rsidRPr="00000000" w14:paraId="00000004">
      <w:pPr>
        <w:spacing w:after="240" w:before="240" w:line="276" w:lineRule="auto"/>
        <w:rPr/>
      </w:pPr>
      <w:r w:rsidDel="00000000" w:rsidR="00000000" w:rsidRPr="00000000">
        <w:rPr>
          <w:rtl w:val="0"/>
        </w:rPr>
        <w:t xml:space="preserve">The Community Virtual Hub (CVH) is a digital tool for the Thorncliffe Park and Flemingdon Park community that builds day-to-day resilience and supports communication and coordination during disruptions.</w:t>
      </w:r>
    </w:p>
    <w:p w:rsidR="00000000" w:rsidDel="00000000" w:rsidP="00000000" w:rsidRDefault="00000000" w:rsidRPr="00000000" w14:paraId="00000005">
      <w:pPr>
        <w:spacing w:after="240" w:before="240" w:line="276" w:lineRule="auto"/>
        <w:rPr/>
      </w:pPr>
      <w:r w:rsidDel="00000000" w:rsidR="00000000" w:rsidRPr="00000000">
        <w:rPr>
          <w:rtl w:val="0"/>
        </w:rPr>
        <w:t xml:space="preserve">During a disruption (e.g., a power outage, flood, fire, elevator failure, or heat wave), the CVH gets accurate information to residents quickly, in their language, at the level of their building and floor. The main gap the CVH addresses is straightforward: the right information is not reaching people in the right language at the right time. The CVH also lets residents signal what kind of support they need, whether that is food, a place to stay, help navigating resources, or just a contact to reach, so that ambassadors, grassroots leaders, and partner organizations can respond at the right level. What support is offered depends on the scale and type of disruption: a larger disruption triggers Hub and partner coordination; a smaller one, like an elevator shutdown lasting more than a few hours, surfaces the main building contacts and what the community can offer. Standard operating procedures will define which disruptions trigger which level of response. The CVH does not replace 911 or any emergency service, and this is stated clearly in the tool itself.</w:t>
      </w:r>
      <w:r>
        <w:rPr>
          <w:rtl w:val="0"/>
        </w:rPr>
        <w:t xml:space="preserve"> The CVH carries two levels of alert: official alerts from the City of Toronto, Environment and Climate Change Canada and Alert Ready (including Amber Alerts), relayed with their source named and their wording unchanged; and community alerts from the Hub, partners and ambassadors, aimed at a building, a floor, a neighbourhood, or a group residents choose to join. What each resident sees is tailored to what she has chosen to tell the CVH, without the CVH collecting anything more.</w:t>
      </w:r>
    </w:p>
    <w:p w:rsidR="00000000" w:rsidDel="00000000" w:rsidP="00000000" w:rsidRDefault="00000000" w:rsidRPr="00000000" w14:paraId="00000006">
      <w:pPr>
        <w:spacing w:after="240" w:before="240" w:line="276" w:lineRule="auto"/>
        <w:rPr/>
      </w:pPr>
      <w:r w:rsidDel="00000000" w:rsidR="00000000" w:rsidRPr="00000000">
        <w:rPr>
          <w:rtl w:val="0"/>
        </w:rPr>
        <w:t xml:space="preserve">The CVH is not designed to manage a vulnerable population registry as an active case management system. It supports connection (i.e., residents signalling what they need, ambassadors and grassroots leaders following up) rather than replacing the human judgment and organizational capacity that follow-up requires.</w:t>
      </w:r>
    </w:p>
    <w:p w:rsidR="00000000" w:rsidDel="00000000" w:rsidP="00000000" w:rsidRDefault="00000000" w:rsidRPr="00000000" w14:paraId="00000007">
      <w:pPr>
        <w:spacing w:after="160" w:line="276" w:lineRule="auto"/>
        <w:rPr/>
      </w:pPr>
      <w:r w:rsidDel="00000000" w:rsidR="00000000" w:rsidRPr="00000000">
        <w:rPr>
          <w:rtl w:val="0"/>
        </w:rPr>
        <w:t xml:space="preserve">Between disruptions, the CVH is a useful everyday tool: one place for community events, Hub and partner services and programs, neighbourhood resources and assets, emergency preparedness content, and live building updates. It also surfaces and shares the work that grassroots leaders are already doing in the community, making that work more visible and connected. The everyday side of the CVH is not secondary. It is what keeps information accurate, ambassadors and volunteers practiced, and the tool familiar so that it works when a disruption comes.</w:t>
      </w:r>
      <w:r w:rsidDel="00000000" w:rsidR="00000000" w:rsidRPr="00000000">
        <w:rPr>
          <w:rtl w:val="0"/>
        </w:rPr>
      </w:r>
    </w:p>
    <w:p w:rsidR="00000000" w:rsidDel="00000000" w:rsidP="00000000" w:rsidRDefault="00000000" w:rsidRPr="00000000" w14:paraId="00000008">
      <w:pPr>
        <w:spacing w:after="160" w:line="276" w:lineRule="auto"/>
        <w:rPr/>
      </w:pPr>
      <w:r w:rsidDel="00000000" w:rsidR="00000000" w:rsidRPr="00000000">
        <w:rPr>
          <w:rtl w:val="0"/>
        </w:rPr>
        <w:t xml:space="preserve">The CVH supports the people and networks (ambassadors, floor contacts, community organizations, and neighbours helping neighbours) that already do this work.It provides a shared dashboard between community leaders and the Hub so that everyone has the same picture during a disruption and between them. It connects existing channels and networks rather than replacing them. WhatsApp groups, word of mouth, and trusted community relationships are not problems to be solved; they are assets the CVH coordinates with.</w:t>
      </w:r>
      <w:r>
        <w:rPr>
          <w:rtl w:val="0"/>
        </w:rPr>
        <w:t xml:space="preserve"> Partner coordination is built into the CVH as a separate Hub and partner space, apart from the app residents and ambassadors use.</w:t>
      </w:r>
    </w:p>
    <w:p w:rsidR="00000000" w:rsidDel="00000000" w:rsidP="00000000" w:rsidRDefault="00000000" w:rsidRPr="00000000" w14:paraId="00000009">
      <w:pPr>
        <w:spacing w:after="160" w:line="276" w:lineRule="auto"/>
        <w:rPr/>
      </w:pPr>
      <w:r w:rsidDel="00000000" w:rsidR="00000000" w:rsidRPr="00000000">
        <w:rPr>
          <w:rtl w:val="0"/>
        </w:rPr>
        <w:t xml:space="preserve">This document describes what the first version (the MVP) of CVH must do. It is written for review by the Community Experts Board, the Hub, and its partners before development begins. Every requirement in it comes from the four co-design sessions held in June and July 2026, the barriers and design principles the community identified, and the success metrics agreed by participants.</w:t>
      </w:r>
      <w:r>
        <w:rPr>
          <w:rtl w:val="0"/>
        </w:rPr>
        <w:t xml:space="preserve"> Version 2 updates the requirements with the decisions made while specifying and testing the first clickable prototype (see the companion CVH UX/UI Design Specification and Clickable Prototype Brief, and the CVH MVP Epics and User Stories Backlog), including the Community Experts Board's first testing session. Section 14 lists what changed.</w:t>
      </w:r>
    </w:p>
    <w:p w:rsidR="00000000" w:rsidDel="00000000" w:rsidP="00000000" w:rsidRDefault="00000000" w:rsidRPr="00000000" w14:paraId="0000000A">
      <w:pPr>
        <w:pStyle w:val="Heading1"/>
        <w:keepNext w:val="0"/>
        <w:keepLines w:val="0"/>
        <w:spacing w:after="140" w:before="300" w:lineRule="auto"/>
        <w:rPr>
          <w:b w:val="1"/>
          <w:bCs w:val="1"/>
          <w:color w:val="1f4e36"/>
          <w:sz w:val="28"/>
          <w:szCs w:val="28"/>
        </w:rPr>
      </w:pPr>
      <w:bookmarkStart w:colFirst="0" w:colLast="0" w:name="_7sqjkoa8wz4u" w:id="3"/>
      <w:bookmarkEnd w:id="3"/>
      <w:r w:rsidDel="00000000" w:rsidR="00000000" w:rsidRPr="00000000">
        <w:rPr>
          <w:b w:val="1"/>
          <w:bCs w:val="1"/>
          <w:color w:val="1f4e36"/>
          <w:sz w:val="28"/>
          <w:szCs w:val="28"/>
          <w:rtl w:val="0"/>
        </w:rPr>
        <w:t xml:space="preserve">2. Background: The Problem</w:t>
      </w:r>
    </w:p>
    <w:p w:rsidR="00000000" w:rsidDel="00000000" w:rsidP="00000000" w:rsidRDefault="00000000" w:rsidRPr="00000000" w14:paraId="0000000B">
      <w:pPr>
        <w:spacing w:after="240" w:before="240" w:line="276" w:lineRule="auto"/>
        <w:rPr/>
      </w:pPr>
      <w:r w:rsidDel="00000000" w:rsidR="00000000" w:rsidRPr="00000000">
        <w:rPr>
          <w:rtl w:val="0"/>
        </w:rPr>
        <w:t xml:space="preserve">Thorncliffe Park and Flemingdon Park together house roughly 43,000 people — with community estimates well above 50,000 across about 34 buildings, most of them apartment towers of five storeys or more. In Thorncliffe Park, nine out of ten households rent. In Flemingdon Park, the split is closer to half and half, but a large share of renters live in condominiums where their landlord is an individual unit owner rather than a building management company; this shaped the recovery from the 2025–2026 fires significantly. Three out of four residents in Thorncliffe Park grew up speaking a language other than English — Urdu most of all, followed by Pashto, Tagalog, Farsi, and Gujarati. Flemingdon Park adds Tamil, Greek, Slovak, and Bengali communities to that shared language set. Across both neighbourhoods, roughly one in three residents lives on low income, and nearly half of renter households spend more than they can afford on shelter.</w:t>
      </w:r>
    </w:p>
    <w:p w:rsidR="00000000" w:rsidDel="00000000" w:rsidP="00000000" w:rsidRDefault="00000000" w:rsidRPr="00000000" w14:paraId="0000000C">
      <w:pPr>
        <w:spacing w:after="240" w:before="240" w:line="276" w:lineRule="auto"/>
        <w:rPr/>
      </w:pPr>
      <w:r w:rsidDel="00000000" w:rsidR="00000000" w:rsidRPr="00000000">
        <w:rPr>
          <w:rtl w:val="0"/>
        </w:rPr>
        <w:t xml:space="preserve">Disruptions are frequent and compounding. Power outages hit some buildings every two to three months. Flooding and plumbing failures happen several times a year. Elevators can be down for days, particularly hard in towers where seniors and residents with disabilities have no other way down. Most apartment towers have no air conditioning, leaving residents exposed during heat waves; wildfire smoke brings further air quality crises with little local warning. Ontario Line construction has displaced businesses and jobs in Thorncliffe Park and added chronic noise and congestion. In Flemingdon Park, years of Eglinton Crosstown construction along its northern edge, and the closure of the Ontario Science Centre, have added their own sustained disruptions. Neither neighbourhood has a formal channel through which residents can raise concerns with the City; they are informed after decisions are made, not consulted before.</w:t>
      </w:r>
    </w:p>
    <w:p w:rsidR="00000000" w:rsidDel="00000000" w:rsidP="00000000" w:rsidRDefault="00000000" w:rsidRPr="00000000" w14:paraId="0000000D">
      <w:pPr>
        <w:spacing w:after="160" w:line="276" w:lineRule="auto"/>
        <w:rPr/>
      </w:pPr>
      <w:r w:rsidDel="00000000" w:rsidR="00000000" w:rsidRPr="00000000">
        <w:rPr>
          <w:rtl w:val="0"/>
        </w:rPr>
        <w:t xml:space="preserve">When these happen, official communication is often slow, one-way, English-only, or missing entirely. Residents fall back on WhatsApp groups, which move fast but spread rumours and never reach everyone. The people at highest risk, including seniors living alone, newcomers, residents with disabilities, families without smartphones or time, are reached last.</w:t>
      </w:r>
    </w:p>
    <w:p w:rsidR="00000000" w:rsidDel="00000000" w:rsidP="00000000" w:rsidRDefault="00000000" w:rsidRPr="00000000" w14:paraId="0000000E">
      <w:pPr>
        <w:spacing w:after="160" w:line="276" w:lineRule="auto"/>
        <w:rPr/>
      </w:pPr>
      <w:r w:rsidDel="00000000" w:rsidR="00000000" w:rsidRPr="00000000">
        <w:rPr>
          <w:rtl w:val="0"/>
        </w:rPr>
        <w:t xml:space="preserve">And when a major emergency is declared over, the coordination stops, even when the need for support has not. The 2025–2026 fires at 11 Thorncliffe Park Drive and 21 Overlea Boulevard showed this clearly: from the first days of the response, organizations could not share information with one another. As the emergency was formally wound down and attention moved on, roughly 40 units remained vacant and unresolved; it is not because residents had returned, but because the recovery process had effectively ended for the institutions while those households were still living the disruption. The main complication was tenure: the buildings are condominiums, so a displaced household's situation depended on a chain of parties (the condo corporation, property management, individual unit owners as landlords, and multiple insurers) with no shared picture, no shared tools, and no obligation to stay coordinated once the fire itself was out.</w:t>
      </w:r>
    </w:p>
    <w:p w:rsidR="00000000" w:rsidDel="00000000" w:rsidP="00000000" w:rsidRDefault="00000000" w:rsidRPr="00000000" w14:paraId="0000000F">
      <w:pPr>
        <w:spacing w:after="160" w:line="276" w:lineRule="auto"/>
        <w:rPr/>
      </w:pPr>
      <w:r w:rsidDel="00000000" w:rsidR="00000000" w:rsidRPr="00000000">
        <w:rPr>
          <w:rtl w:val="0"/>
        </w:rPr>
        <w:t xml:space="preserve">No existing tool fixes this. Government alert systems stop at the city level and do not reach individual buildings or floors. Commercial alert apps broadcast in one direction only, with no way for residents to respond. The Hub website is a valuable guide to services (e.g., how to access them, what the Hub offers), but it does not carry live neighbourhood alerts, real-time building updates, or information from organizations beyond the Hub itself. Building apps handle maintenance requests. WhatsApp groups handle rumours. Each holds one piece, and no one connects the pieces. The CVH exists to close that gap at the level where disruption is actually lived: the building and the floor.</w:t>
      </w:r>
    </w:p>
    <w:p w:rsidR="00000000" w:rsidDel="00000000" w:rsidP="00000000" w:rsidRDefault="00000000" w:rsidRPr="00000000" w14:paraId="00000010">
      <w:pPr>
        <w:pStyle w:val="Heading1"/>
        <w:keepNext w:val="0"/>
        <w:keepLines w:val="0"/>
        <w:spacing w:after="140" w:before="300" w:lineRule="auto"/>
        <w:rPr>
          <w:b w:val="1"/>
          <w:bCs w:val="1"/>
          <w:color w:val="1f4e36"/>
          <w:sz w:val="28"/>
          <w:szCs w:val="28"/>
        </w:rPr>
      </w:pPr>
      <w:bookmarkStart w:colFirst="0" w:colLast="0" w:name="_dn9lg8a3t7q9" w:id="4"/>
      <w:bookmarkEnd w:id="4"/>
      <w:r w:rsidDel="00000000" w:rsidR="00000000" w:rsidRPr="00000000">
        <w:rPr>
          <w:b w:val="1"/>
          <w:bCs w:val="1"/>
          <w:color w:val="1f4e36"/>
          <w:sz w:val="28"/>
          <w:szCs w:val="28"/>
          <w:rtl w:val="0"/>
        </w:rPr>
        <w:t xml:space="preserve">3. Goals</w:t>
      </w:r>
    </w:p>
    <w:p w:rsidR="00000000" w:rsidDel="00000000" w:rsidP="00000000" w:rsidRDefault="00000000" w:rsidRPr="00000000" w14:paraId="00000011">
      <w:pPr>
        <w:numPr>
          <w:ilvl w:val="0"/>
          <w:numId w:val="1"/>
        </w:numPr>
        <w:spacing w:after="0" w:afterAutospacing="0" w:line="264" w:lineRule="auto"/>
        <w:ind w:left="720" w:hanging="360"/>
        <w:rPr>
          <w:u w:val="none"/>
        </w:rPr>
      </w:pPr>
      <w:r w:rsidDel="00000000" w:rsidR="00000000" w:rsidRPr="00000000">
        <w:rPr>
          <w:rtl w:val="0"/>
        </w:rPr>
        <w:t xml:space="preserve">Residents learn about a disruption affecting their neighborhood (if possible building) quickly, in a language and format accessible to them. Where building-level distribution is not possible directly, resident ambassadors can identify and share updates on behalf of their building through the CVH</w:t>
      </w:r>
      <w:r w:rsidDel="00000000" w:rsidR="00000000" w:rsidRPr="00000000">
        <w:rPr>
          <w:rtl w:val="0"/>
        </w:rPr>
      </w:r>
    </w:p>
    <w:p w:rsidR="00000000" w:rsidDel="00000000" w:rsidP="00000000" w:rsidRDefault="00000000" w:rsidRPr="00000000" w14:paraId="00000012">
      <w:pPr>
        <w:numPr>
          <w:ilvl w:val="0"/>
          <w:numId w:val="1"/>
        </w:numPr>
        <w:spacing w:after="0" w:afterAutospacing="0" w:line="264" w:lineRule="auto"/>
        <w:ind w:left="720" w:hanging="360"/>
        <w:rPr>
          <w:u w:val="none"/>
        </w:rPr>
      </w:pPr>
      <w:r w:rsidDel="00000000" w:rsidR="00000000" w:rsidRPr="00000000">
        <w:rPr>
          <w:rtl w:val="0"/>
        </w:rPr>
        <w:t xml:space="preserve">Residents can signal that they need help, and the response network ( ambassadors, the Hub, and partner organizations) follows up (Getting help to those who need it is the priority)</w:t>
      </w:r>
    </w:p>
    <w:p w:rsidR="00000000" w:rsidDel="00000000" w:rsidP="00000000" w:rsidRDefault="00000000" w:rsidRPr="00000000" w14:paraId="00000013">
      <w:pPr>
        <w:numPr>
          <w:ilvl w:val="0"/>
          <w:numId w:val="1"/>
        </w:numPr>
        <w:spacing w:after="0" w:afterAutospacing="0" w:line="264" w:lineRule="auto"/>
        <w:ind w:left="720" w:hanging="360"/>
        <w:rPr>
          <w:u w:val="none"/>
        </w:rPr>
      </w:pPr>
      <w:r w:rsidDel="00000000" w:rsidR="00000000" w:rsidRPr="00000000">
        <w:rPr>
          <w:rtl w:val="0"/>
        </w:rPr>
        <w:t xml:space="preserve">Residents can find services, programs, resources, and community information in one place, in their language, without needing to know which organization to call or which website to check (Everyday navigation of the community is a core function of the CVH, not a secondary one)</w:t>
      </w:r>
    </w:p>
    <w:p w:rsidR="00000000" w:rsidDel="00000000" w:rsidP="00000000" w:rsidRDefault="00000000" w:rsidRPr="00000000" w14:paraId="00000014">
      <w:pPr>
        <w:numPr>
          <w:ilvl w:val="0"/>
          <w:numId w:val="1"/>
        </w:numPr>
        <w:spacing w:after="0" w:afterAutospacing="0" w:line="264" w:lineRule="auto"/>
        <w:ind w:left="720" w:hanging="360"/>
        <w:rPr>
          <w:u w:val="none"/>
        </w:rPr>
      </w:pPr>
      <w:r w:rsidDel="00000000" w:rsidR="00000000" w:rsidRPr="00000000">
        <w:rPr>
          <w:rtl w:val="0"/>
        </w:rPr>
        <w:t xml:space="preserve">Residents have a reason to open the CVH in an ordinary week. (Everyday use is what determines whether the CVH works because a tool people open regularly is one that is known, trusted, and current when a disruption comes)</w:t>
      </w:r>
    </w:p>
    <w:p w:rsidR="00000000" w:rsidDel="00000000" w:rsidP="00000000" w:rsidRDefault="00000000" w:rsidRPr="00000000" w14:paraId="00000015">
      <w:pPr>
        <w:numPr>
          <w:ilvl w:val="0"/>
          <w:numId w:val="1"/>
        </w:numPr>
        <w:spacing w:after="0" w:afterAutospacing="0" w:line="264" w:lineRule="auto"/>
        <w:ind w:left="720" w:hanging="360"/>
        <w:rPr>
          <w:u w:val="none"/>
        </w:rPr>
      </w:pPr>
      <w:r w:rsidDel="00000000" w:rsidR="00000000" w:rsidRPr="00000000">
        <w:rPr>
          <w:rtl w:val="0"/>
        </w:rPr>
        <w:t xml:space="preserve">Trusted organizations can reach the residents who need priority outreach or service outreach, using the least personal data possible</w:t>
      </w:r>
    </w:p>
    <w:p w:rsidR="00000000" w:rsidDel="00000000" w:rsidP="00000000" w:rsidRDefault="00000000" w:rsidRPr="00000000" w14:paraId="00000016">
      <w:pPr>
        <w:numPr>
          <w:ilvl w:val="0"/>
          <w:numId w:val="1"/>
        </w:numPr>
        <w:spacing w:after="0" w:afterAutospacing="0" w:line="264" w:lineRule="auto"/>
        <w:ind w:left="720" w:hanging="360"/>
        <w:rPr>
          <w:u w:val="none"/>
        </w:rPr>
      </w:pPr>
      <w:r w:rsidDel="00000000" w:rsidR="00000000" w:rsidRPr="00000000">
        <w:rPr>
          <w:rtl w:val="0"/>
        </w:rPr>
        <w:t xml:space="preserve">Partners and external networks can use the CVH to coordinate with one another during a disruption (e.g., sharing capacity, handing off responsibilities, and maintaining a shared picture of what is happening and who is doing what)</w:t>
      </w:r>
    </w:p>
    <w:p w:rsidR="00000000" w:rsidDel="00000000" w:rsidP="00000000" w:rsidRDefault="00000000" w:rsidRPr="00000000" w14:paraId="00000017">
      <w:pPr>
        <w:numPr>
          <w:ilvl w:val="0"/>
          <w:numId w:val="1"/>
        </w:numPr>
        <w:spacing w:after="100" w:line="264" w:lineRule="auto"/>
        <w:ind w:left="720" w:hanging="360"/>
        <w:rPr>
          <w:u w:val="none"/>
        </w:rPr>
      </w:pPr>
      <w:r w:rsidDel="00000000" w:rsidR="00000000" w:rsidRPr="00000000">
        <w:rPr>
          <w:rtl w:val="0"/>
        </w:rPr>
        <w:t xml:space="preserve">Use of the CVH is representative of the whole community across languages, ages, buildings, and abilities</w:t>
      </w:r>
    </w:p>
    <w:p w:rsidR="00000000" w:rsidDel="00000000" w:rsidP="00000000" w:rsidRDefault="00000000" w:rsidRPr="00000000">
      <w:pPr>
        <w:numPr>
          <w:ilvl w:val="0"/>
          <w:numId w:val="1"/>
        </w:numPr>
        <w:spacing w:after="0" w:afterAutospacing="0" w:line="264" w:lineRule="auto"/>
        <w:ind w:left="720" w:hanging="360"/>
        <w:rPr>
          <w:u w:val="none"/>
        </w:rPr>
      </w:pPr>
      <w:r>
        <w:rPr>
          <w:rtl w:val="0"/>
        </w:rPr>
        <w:t xml:space="preserve">Residents who live alone or need extra support can ask, voluntarily, to be checked on during heat waves and outages, and ambassadors can work those check-ins faster than knocking on doors from memory</w:t>
      </w:r>
    </w:p>
    <w:p w:rsidR="00000000" w:rsidDel="00000000" w:rsidP="00000000" w:rsidRDefault="00000000" w:rsidRPr="00000000">
      <w:pPr>
        <w:numPr>
          <w:ilvl w:val="0"/>
          <w:numId w:val="1"/>
        </w:numPr>
        <w:spacing w:after="0" w:afterAutospacing="0" w:line="264" w:lineRule="auto"/>
        <w:ind w:left="720" w:hanging="360"/>
        <w:rPr>
          <w:u w:val="none"/>
        </w:rPr>
      </w:pPr>
      <w:r>
        <w:rPr>
          <w:rtl w:val="0"/>
        </w:rPr>
        <w:t xml:space="preserve">The Hub, partners and ambassadors are practised before a disruption — with agreed commitments, playbooks and drills — and learn from each one afterwards, so the shared space is never used for the first time in an emergency</w:t>
      </w:r>
    </w:p>
    <w:p w:rsidR="00000000" w:rsidDel="00000000" w:rsidP="00000000" w:rsidRDefault="00000000" w:rsidRPr="00000000" w14:paraId="00000018">
      <w:pPr>
        <w:pStyle w:val="Heading1"/>
        <w:keepNext w:val="0"/>
        <w:keepLines w:val="0"/>
        <w:spacing w:after="140" w:before="300" w:lineRule="auto"/>
        <w:rPr>
          <w:b w:val="1"/>
          <w:bCs w:val="1"/>
          <w:color w:val="1f4e36"/>
          <w:sz w:val="28"/>
          <w:szCs w:val="28"/>
        </w:rPr>
      </w:pPr>
      <w:bookmarkStart w:colFirst="0" w:colLast="0" w:name="_8v1v5spsek3y" w:id="5"/>
      <w:bookmarkEnd w:id="5"/>
      <w:r w:rsidDel="00000000" w:rsidR="00000000" w:rsidRPr="00000000">
        <w:rPr>
          <w:b w:val="1"/>
          <w:bCs w:val="1"/>
          <w:color w:val="1f4e36"/>
          <w:sz w:val="28"/>
          <w:szCs w:val="28"/>
          <w:rtl w:val="0"/>
        </w:rPr>
        <w:t xml:space="preserve">4. Who the CVH Is For</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990"/>
        <w:tblGridChange w:id="0">
          <w:tblGrid>
            <w:gridCol w:w="2355"/>
            <w:gridCol w:w="699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1f4e36" w:val="clear"/>
            <w:tcMar>
              <w:top w:w="80.0" w:type="dxa"/>
              <w:left w:w="100.0" w:type="dxa"/>
              <w:bottom w:w="80.0" w:type="dxa"/>
              <w:right w:w="100.0" w:type="dxa"/>
            </w:tcMar>
            <w:vAlign w:val="top"/>
          </w:tcPr>
          <w:p w:rsidR="00000000" w:rsidDel="00000000" w:rsidP="00000000" w:rsidRDefault="00000000" w:rsidRPr="00000000" w14:paraId="00000019">
            <w:pPr>
              <w:spacing w:after="40" w:line="252.00000000000003" w:lineRule="auto"/>
              <w:rPr>
                <w:b w:val="1"/>
                <w:bCs w:val="1"/>
                <w:color w:val="ffffff"/>
                <w:sz w:val="20"/>
                <w:szCs w:val="20"/>
              </w:rPr>
            </w:pPr>
            <w:r w:rsidDel="00000000" w:rsidR="00000000" w:rsidRPr="00000000">
              <w:rPr>
                <w:b w:val="1"/>
                <w:bCs w:val="1"/>
                <w:color w:val="ffffff"/>
                <w:sz w:val="20"/>
                <w:szCs w:val="20"/>
                <w:rtl w:val="0"/>
              </w:rPr>
              <w:t xml:space="preserve">User</w:t>
            </w:r>
          </w:p>
        </w:tc>
        <w:tc>
          <w:tcPr>
            <w:tcBorders>
              <w:top w:color="000000" w:space="0" w:sz="6" w:val="single"/>
              <w:left w:color="000000" w:space="0" w:sz="0" w:val="nil"/>
              <w:bottom w:color="000000" w:space="0" w:sz="6" w:val="single"/>
              <w:right w:color="000000" w:space="0" w:sz="6" w:val="single"/>
            </w:tcBorders>
            <w:shd w:fill="1f4e36" w:val="clear"/>
            <w:tcMar>
              <w:top w:w="80.0" w:type="dxa"/>
              <w:left w:w="100.0" w:type="dxa"/>
              <w:bottom w:w="80.0" w:type="dxa"/>
              <w:right w:w="100.0" w:type="dxa"/>
            </w:tcMar>
            <w:vAlign w:val="top"/>
          </w:tcPr>
          <w:p w:rsidR="00000000" w:rsidDel="00000000" w:rsidP="00000000" w:rsidRDefault="00000000" w:rsidRPr="00000000" w14:paraId="0000001A">
            <w:pPr>
              <w:spacing w:after="40" w:line="252.00000000000003" w:lineRule="auto"/>
              <w:rPr>
                <w:b w:val="1"/>
                <w:bCs w:val="1"/>
                <w:color w:val="ffffff"/>
                <w:sz w:val="20"/>
                <w:szCs w:val="20"/>
              </w:rPr>
            </w:pPr>
            <w:r w:rsidDel="00000000" w:rsidR="00000000" w:rsidRPr="00000000">
              <w:rPr>
                <w:b w:val="1"/>
                <w:bCs w:val="1"/>
                <w:color w:val="ffffff"/>
                <w:sz w:val="20"/>
                <w:szCs w:val="20"/>
                <w:rtl w:val="0"/>
              </w:rPr>
              <w:t xml:space="preserve">What they need from the CVH</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1B">
            <w:pPr>
              <w:spacing w:after="40" w:line="252.00000000000003" w:lineRule="auto"/>
              <w:rPr>
                <w:sz w:val="20"/>
                <w:szCs w:val="20"/>
              </w:rPr>
            </w:pPr>
            <w:r w:rsidDel="00000000" w:rsidR="00000000" w:rsidRPr="00000000">
              <w:rPr>
                <w:sz w:val="20"/>
                <w:szCs w:val="20"/>
                <w:rtl w:val="0"/>
              </w:rPr>
              <w:t xml:space="preserve">Residents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1C">
            <w:pPr>
              <w:spacing w:after="40" w:line="252.00000000000003" w:lineRule="auto"/>
              <w:rPr>
                <w:sz w:val="20"/>
                <w:szCs w:val="20"/>
              </w:rPr>
            </w:pPr>
            <w:r w:rsidDel="00000000" w:rsidR="00000000" w:rsidRPr="00000000">
              <w:rPr>
                <w:sz w:val="20"/>
                <w:szCs w:val="20"/>
                <w:rtl w:val="0"/>
              </w:rPr>
              <w:t xml:space="preserve">Timely, local information in their language during a disruption; a simple way to signal they need help; one place to find services, programs, resources, and community information in an ordinary week; education and awareness content that builds emergency preparedness between crises; and a way to connect to support when they need it. The CVH supports and connects residents to existing services (it does not replace 911 or any emergency service). Design is anchored on the people most often left out: seniors living alone, newcomers, residents with disabilities, and families with basic phones or no spare time.</w:t>
            </w:r>
            <w:r>
              <w:rPr>
                <w:sz w:val="20"/>
                <w:szCs w:val="20"/>
                <w:rtl w:val="0"/>
              </w:rPr>
              <w:t xml:space="preserve"> Residents can also choose, without registering, which building and floor and which groups they want alerts for; receive alerts and guidance tailored to those choices; forward a verified alert to neighbours with its origin intact; find spaces that are open during heat, smoke and outages; and ask to be checked on during heat and outages.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1D">
            <w:pPr>
              <w:spacing w:after="40" w:line="252.00000000000003" w:lineRule="auto"/>
              <w:rPr>
                <w:sz w:val="20"/>
                <w:szCs w:val="20"/>
              </w:rPr>
            </w:pPr>
            <w:r w:rsidDel="00000000" w:rsidR="00000000" w:rsidRPr="00000000">
              <w:rPr>
                <w:sz w:val="20"/>
                <w:szCs w:val="20"/>
                <w:rtl w:val="0"/>
              </w:rPr>
              <w:t xml:space="preserve">Ambassadors and floor contacts</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1E">
            <w:pPr>
              <w:spacing w:after="40" w:line="252.00000000000003" w:lineRule="auto"/>
              <w:rPr>
                <w:sz w:val="20"/>
                <w:szCs w:val="20"/>
              </w:rPr>
            </w:pPr>
            <w:r w:rsidDel="00000000" w:rsidR="00000000" w:rsidRPr="00000000">
              <w:rPr>
                <w:sz w:val="20"/>
                <w:szCs w:val="20"/>
                <w:rtl w:val="0"/>
              </w:rPr>
              <w:t xml:space="preserve">Simple tools to receive alerts, pass information on to neighbours, check on residents in their building or on their floor, report back on who has been reached and who still needs follow-up, and post updates about disruptions in their building on behalf of residents who cannot.</w:t>
            </w:r>
            <w:r>
              <w:rPr>
                <w:sz w:val="20"/>
                <w:szCs w:val="20"/>
                <w:rtl w:val="0"/>
              </w:rPr>
              <w:t xml:space="preserve"> In v2: post updates for any floor of the building they are assigned to, attributed to the role and building rather than the person; work a check-in round during heat and outages; and connect residents who need something to the right non-emergency service.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1F">
            <w:pPr>
              <w:spacing w:after="40" w:line="252.00000000000003" w:lineRule="auto"/>
              <w:rPr>
                <w:sz w:val="20"/>
                <w:szCs w:val="20"/>
              </w:rPr>
            </w:pPr>
            <w:r w:rsidDel="00000000" w:rsidR="00000000" w:rsidRPr="00000000">
              <w:rPr>
                <w:sz w:val="20"/>
                <w:szCs w:val="20"/>
                <w:rtl w:val="0"/>
              </w:rPr>
              <w:t xml:space="preserve">Hub and partners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0">
            <w:pPr>
              <w:spacing w:after="40" w:line="252.00000000000003" w:lineRule="auto"/>
              <w:rPr>
                <w:sz w:val="20"/>
                <w:szCs w:val="20"/>
              </w:rPr>
            </w:pPr>
            <w:r w:rsidDel="00000000" w:rsidR="00000000" w:rsidRPr="00000000">
              <w:rPr>
                <w:sz w:val="20"/>
                <w:szCs w:val="20"/>
                <w:rtl w:val="0"/>
              </w:rPr>
              <w:t xml:space="preserve">A shared picture during a disruption; the ability to coordinate with one another and with the ambassador network; access to the outreach registry only for those authorized; and a way to keep everyday service and program content current.</w:t>
            </w:r>
            <w:r>
              <w:rPr>
                <w:sz w:val="20"/>
                <w:szCs w:val="20"/>
                <w:rtl w:val="0"/>
              </w:rPr>
              <w:t xml:space="preserve"> In v2: all of this happens in a separate Hub and partner space built into the CVH. The Hub also relays official alerts, confirms activations prompted by official warnings, and — with partners — records standing commitments and playbooks, runs drills, and reviews indicators between disruptions.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21">
            <w:pPr>
              <w:spacing w:after="40" w:line="252.00000000000003" w:lineRule="auto"/>
              <w:rPr>
                <w:sz w:val="20"/>
                <w:szCs w:val="20"/>
              </w:rPr>
            </w:pPr>
            <w:r w:rsidDel="00000000" w:rsidR="00000000" w:rsidRPr="00000000">
              <w:rPr>
                <w:sz w:val="20"/>
                <w:szCs w:val="20"/>
                <w:rtl w:val="0"/>
              </w:rPr>
              <w:t xml:space="preserve">Building management and superintendents (future state only) </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22">
            <w:pPr>
              <w:spacing w:after="40" w:line="252.00000000000003" w:lineRule="auto"/>
              <w:rPr>
                <w:sz w:val="20"/>
                <w:szCs w:val="20"/>
              </w:rPr>
            </w:pPr>
            <w:r w:rsidDel="00000000" w:rsidR="00000000" w:rsidRPr="00000000">
              <w:rPr>
                <w:sz w:val="20"/>
                <w:szCs w:val="20"/>
                <w:rtl w:val="0"/>
              </w:rPr>
              <w:t xml:space="preserve">A separate, clearly-labelled space to post planned disruptions such as maintenance and shutoffs, visibly distinct from resident conversation. This depends on building management engagement, which is not yet in place. In the meantime, building and floor ambassadors and volunteers will fill this role by posting relevant building-level updates on behalf of residents.</w:t>
            </w:r>
          </w:p>
        </w:tc>
      </w:tr>
    </w:tbl>
    <w:p w:rsidR="00000000" w:rsidDel="00000000" w:rsidP="00000000" w:rsidRDefault="00000000" w:rsidRPr="00000000" w14:paraId="00000023">
      <w:pPr>
        <w:spacing w:after="160" w:before="160" w:lineRule="auto"/>
        <w:rPr/>
      </w:pPr>
      <w:r w:rsidDel="00000000" w:rsidR="00000000" w:rsidRPr="00000000">
        <w:rPr>
          <w:rtl w:val="0"/>
        </w:rPr>
        <w:t xml:space="preserve">Note: Residents who will never use an app are not expected to become app users to receive push notifications. The CVH must reach them through text messages, and the ambassador and volunteer network (i.e., people who can carry information door to door when digital channels fall short). A PA system is not included in the CVH's channel set.</w:t>
      </w:r>
    </w:p>
    <w:p w:rsidR="00000000" w:rsidDel="00000000" w:rsidP="00000000" w:rsidRDefault="00000000" w:rsidRPr="00000000" w14:paraId="00000024">
      <w:pPr>
        <w:pStyle w:val="Heading3"/>
        <w:keepNext w:val="0"/>
        <w:keepLines w:val="0"/>
        <w:spacing w:after="80" w:lineRule="auto"/>
        <w:rPr>
          <w:color w:val="1f4e36"/>
        </w:rPr>
      </w:pPr>
      <w:bookmarkStart w:colFirst="0" w:colLast="0" w:name="_vf9um97bk6z9" w:id="6"/>
      <w:bookmarkEnd w:id="6"/>
      <w:r w:rsidDel="00000000" w:rsidR="00000000" w:rsidRPr="00000000">
        <w:rPr>
          <w:color w:val="1f4e36"/>
          <w:rtl w:val="0"/>
        </w:rPr>
        <w:t xml:space="preserve">Users &amp; Context</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Primary User</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b w:val="1"/>
          <w:bCs w:val="1"/>
          <w:rtl w:val="0"/>
        </w:rPr>
        <w:t xml:space="preserve">Who</w:t>
      </w:r>
      <w:r w:rsidDel="00000000" w:rsidR="00000000" w:rsidRPr="00000000">
        <w:rPr>
          <w:rtl w:val="0"/>
        </w:rPr>
        <w:t xml:space="preserve">: A Thorncliffe Park resident in a high-rise tower, especially a senior living alone without social media; a newcomer without English or local networks; a parent working multiple jobs with a basic phone</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Current behavior</w:t>
      </w:r>
      <w:r w:rsidDel="00000000" w:rsidR="00000000" w:rsidRPr="00000000">
        <w:rPr>
          <w:rtl w:val="0"/>
        </w:rPr>
        <w:t xml:space="preserve">: Relies on building WhatsApp groups (fast, rumour-prone, incomplete reach), bulletin boards, the PA system when management uses it, and neighbours checking on each other.</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An unplanned disruption (outage, flood, elevator failure) — or, on an ordinary Tuesday, needing to know food bank hours, an event date</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Success state</w:t>
      </w:r>
      <w:r w:rsidDel="00000000" w:rsidR="00000000" w:rsidRPr="00000000">
        <w:rPr>
          <w:rtl w:val="0"/>
        </w:rPr>
        <w:t xml:space="preserve">: Knows unplanned disruptions happening in their neighborhood and building (if information is </w:t>
      </w:r>
      <w:r w:rsidDel="00000000" w:rsidR="00000000" w:rsidRPr="00000000">
        <w:rPr>
          <w:rtl w:val="0"/>
        </w:rPr>
        <w:t xml:space="preserve">publicly</w:t>
      </w:r>
      <w:r w:rsidDel="00000000" w:rsidR="00000000" w:rsidRPr="00000000">
        <w:rPr>
          <w:rtl w:val="0"/>
        </w:rPr>
        <w:t xml:space="preserve"> </w:t>
      </w:r>
      <w:r w:rsidDel="00000000" w:rsidR="00000000" w:rsidRPr="00000000">
        <w:rPr>
          <w:rtl w:val="0"/>
        </w:rPr>
        <w:t xml:space="preserve">available</w:t>
      </w:r>
      <w:r w:rsidDel="00000000" w:rsidR="00000000" w:rsidRPr="00000000">
        <w:rPr>
          <w:rtl w:val="0"/>
        </w:rPr>
        <w:t xml:space="preserve">) within minutes, in their language, in a form they can use (text, audio, app, PA, print); sees everyday information in one place in under 4 minutes relevant to their needs; receives support that the Hub and partners can provide (e.g., check-in call with the </w:t>
      </w:r>
      <w:r w:rsidDel="00000000" w:rsidR="00000000" w:rsidRPr="00000000">
        <w:rPr>
          <w:rtl w:val="0"/>
        </w:rPr>
        <w:t xml:space="preserve">seniors</w:t>
      </w:r>
      <w:r w:rsidDel="00000000" w:rsidR="00000000" w:rsidRPr="00000000">
        <w:rPr>
          <w:rtl w:val="0"/>
        </w:rPr>
        <w:t xml:space="preserve"> team)</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b w:val="1"/>
          <w:bCs w:val="1"/>
          <w:rtl w:val="0"/>
        </w:rPr>
        <w:t xml:space="preserve">Secondary users</w:t>
      </w:r>
      <w:r w:rsidDel="00000000" w:rsidR="00000000" w:rsidRPr="00000000">
        <w:rPr>
          <w:rtl w:val="0"/>
        </w:rPr>
        <w:t xml:space="preserve">: Ambassadors/floor contacts (receive-relay-report-share tooling); Hub and partners (e.g., The Hub, Red Cross, City for coordination and registry access under role-based control); building management (posting planned disruptions in a separated channel - future state only).</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Job to Be Done:</w:t>
      </w:r>
      <w:r w:rsidDel="00000000" w:rsidR="00000000" w:rsidRPr="00000000">
        <w:rPr>
          <w:rtl w:val="0"/>
        </w:rPr>
        <w:t xml:space="preserve"> When something disrupts my building or when I just need to know what's happening in my community this week, I want one trusted place that speaks my language and reaches me on the channel I actually use, so I can stay safe, help my neighbours, and not depend on rumours.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Non-Users:</w:t>
      </w:r>
      <w:r w:rsidDel="00000000" w:rsidR="00000000" w:rsidRPr="00000000">
        <w:rPr>
          <w:rtl w:val="0"/>
        </w:rPr>
        <w:t xml:space="preserve"> Residents who will never use an app are explicitly NOT expected to become app users. They need to be reached through the multi-channel design (PA, print, SMS, ambassadors, in-person). The CVH is also not for advertisers or businesses seeking promotion, and not a public platform for people outside Thorncliffe Park/Flemingdon Park.</w:t>
      </w:r>
    </w:p>
    <w:p w:rsidR="00000000" w:rsidDel="00000000" w:rsidP="00000000" w:rsidRDefault="00000000" w:rsidRPr="00000000" w14:paraId="0000002D">
      <w:pPr>
        <w:pStyle w:val="Heading3"/>
        <w:rPr>
          <w:color w:val="1f4e36"/>
        </w:rPr>
      </w:pPr>
      <w:bookmarkStart w:colFirst="0" w:colLast="0" w:name="_rp46o2tlekul" w:id="7"/>
      <w:bookmarkEnd w:id="7"/>
      <w:r w:rsidDel="00000000" w:rsidR="00000000" w:rsidRPr="00000000">
        <w:rPr>
          <w:color w:val="1f4e36"/>
          <w:rtl w:val="0"/>
        </w:rPr>
        <w:t xml:space="preserve">User Flow (critical path to value)</w:t>
      </w:r>
    </w:p>
    <w:p w:rsidR="00000000" w:rsidDel="00000000" w:rsidP="00000000" w:rsidRDefault="00000000" w:rsidRPr="00000000" w14:paraId="0000002E">
      <w:pPr>
        <w:spacing w:after="240" w:before="240" w:lineRule="auto"/>
        <w:rPr/>
      </w:pPr>
      <w:r>
        <w:rPr>
          <w:rFonts w:ascii="Arial Unicode MS" w:cs="Arial Unicode MS" w:eastAsia="Arial Unicode MS" w:hAnsi="Arial Unicode MS"/>
          <w:rtl w:val="0"/>
        </w:rPr>
        <w:t xml:space="preserve">Everyday: resident opens CVH (or receives SMS/summary) → on first use chooses her language, and optionally her groups and her building and floor → sees her building's status, then her neighbourhood's, and this week's 2–4 minute summary in her language → done.</w:t>
      </w:r>
    </w:p>
    <w:p w:rsidR="00000000" w:rsidDel="00000000" w:rsidP="00000000" w:rsidRDefault="00000000" w:rsidRPr="00000000" w14:paraId="0000002F">
      <w:pPr>
        <w:spacing w:after="240" w:before="240" w:lineRule="auto"/>
        <w:rPr/>
      </w:pPr>
      <w:r>
        <w:rPr>
          <w:rFonts w:ascii="Arial Unicode MS" w:cs="Arial Unicode MS" w:eastAsia="Arial Unicode MS" w:hAnsi="Arial Unicode MS"/>
          <w:rtl w:val="0"/>
        </w:rPr>
        <w:t xml:space="preserve">Emergency: an official alert arrives and the Hub relays it, or a disruption is reported → the Hub, a partner or an ambassador posts a community alert (an acknowledgement within minutes, updated as things change) → resident receives it on her subscribed channel, in her language, tailored to her choices, showing who sent it and whether it is verified → taps confirm or "need help with non emergency services: food, health access, wellness call" → during heat and outages, the ambassador for her floor works a check-in round, connects anyone who needs something to a non-emergency service, and passes anything unresolved to the Hub → status updates to green when resolved or linked to the Hub, and the alert moves to the archive.</w:t>
      </w:r>
    </w:p>
    <w:p w:rsidR="00000000" w:rsidDel="00000000" w:rsidP="00000000" w:rsidRDefault="00000000" w:rsidRPr="00000000" w14:paraId="00000030">
      <w:pPr>
        <w:pStyle w:val="Heading1"/>
        <w:keepNext w:val="0"/>
        <w:keepLines w:val="0"/>
        <w:spacing w:after="140" w:before="300" w:lineRule="auto"/>
        <w:rPr/>
      </w:pPr>
      <w:bookmarkStart w:colFirst="0" w:colLast="0" w:name="_h1pyfsvfd043" w:id="8"/>
      <w:bookmarkEnd w:id="8"/>
      <w:r w:rsidDel="00000000" w:rsidR="00000000" w:rsidRPr="00000000">
        <w:rPr>
          <w:b w:val="1"/>
          <w:bCs w:val="1"/>
          <w:color w:val="1f4e36"/>
          <w:sz w:val="28"/>
          <w:szCs w:val="28"/>
          <w:rtl w:val="0"/>
        </w:rPr>
        <w:t xml:space="preserve">5. Design Principles (Community Commitments)</w:t>
      </w:r>
      <w:r w:rsidDel="00000000" w:rsidR="00000000" w:rsidRPr="00000000">
        <w:rPr>
          <w:rtl w:val="0"/>
        </w:rPr>
      </w:r>
    </w:p>
    <w:p w:rsidR="00000000" w:rsidDel="00000000" w:rsidP="00000000" w:rsidRDefault="00000000" w:rsidRPr="00000000" w14:paraId="00000031">
      <w:pPr>
        <w:spacing w:after="100" w:line="264" w:lineRule="auto"/>
        <w:ind w:left="360" w:firstLine="0"/>
        <w:rPr/>
      </w:pPr>
      <w:r w:rsidDel="00000000" w:rsidR="00000000" w:rsidRPr="00000000">
        <w:rPr>
          <w:b w:val="1"/>
          <w:bCs w:val="1"/>
          <w:color w:val="1f4e36"/>
          <w:rtl w:val="0"/>
        </w:rPr>
        <w:t xml:space="preserve">P1.  </w:t>
      </w:r>
      <w:r w:rsidDel="00000000" w:rsidR="00000000" w:rsidRPr="00000000">
        <w:rPr>
          <w:rtl w:val="0"/>
        </w:rPr>
        <w:t xml:space="preserve">Works in multiple languages, in text, audio, and video with captions. Each person's language choice is remembered.</w:t>
      </w:r>
      <w:r>
        <w:rPr>
          <w:rtl w:val="0"/>
        </w:rPr>
        <w:t xml:space="preserve"> The launch languages are English, French and thirteen community languages (N1).</w:t>
      </w:r>
    </w:p>
    <w:p w:rsidR="00000000" w:rsidDel="00000000" w:rsidP="00000000" w:rsidRDefault="00000000" w:rsidRPr="00000000" w14:paraId="00000032">
      <w:pPr>
        <w:spacing w:after="100" w:line="264" w:lineRule="auto"/>
        <w:ind w:left="360" w:firstLine="0"/>
        <w:rPr/>
      </w:pPr>
      <w:commentRangeStart w:id="5"/>
      <w:r w:rsidDel="00000000" w:rsidR="00000000" w:rsidRPr="00000000">
        <w:rPr>
          <w:b w:val="1"/>
          <w:bCs w:val="1"/>
          <w:color w:val="1f4e36"/>
          <w:rtl w:val="0"/>
        </w:rPr>
        <w:t xml:space="preserve">P2.  </w:t>
      </w:r>
      <w:r w:rsidDel="00000000" w:rsidR="00000000" w:rsidRPr="00000000">
        <w:rPr>
          <w:rtl w:val="0"/>
        </w:rPr>
        <w:t xml:space="preserve">No web application or mobile application required. Alerts and essential information must also reach people through text messages, printed notices, and ambassadors.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3">
      <w:pPr>
        <w:spacing w:after="100" w:line="264" w:lineRule="auto"/>
        <w:ind w:left="360" w:firstLine="0"/>
        <w:rPr/>
      </w:pPr>
      <w:commentRangeStart w:id="6"/>
      <w:commentRangeStart w:id="7"/>
      <w:commentRangeStart w:id="8"/>
      <w:r w:rsidDel="00000000" w:rsidR="00000000" w:rsidRPr="00000000">
        <w:rPr>
          <w:b w:val="1"/>
          <w:bCs w:val="1"/>
          <w:color w:val="1f4e36"/>
          <w:rtl w:val="0"/>
        </w:rPr>
        <w:t xml:space="preserve">P3.  </w:t>
      </w:r>
      <w:r w:rsidDel="00000000" w:rsidR="00000000" w:rsidRPr="00000000">
        <w:rPr>
          <w:rtl w:val="0"/>
        </w:rPr>
        <w:t xml:space="preserve">No sign-up needed to see alert information. Registration is only for optional features, and never a condition of staying informed.</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r>
        <w:rPr>
          <w:rtl w:val="0"/>
        </w:rPr>
        <w:t xml:space="preserve"> Choices a resident makes without signing up — her groups, her building and floor — stay on her own device until she signs up for text alerts, and are used only to show her what is relevant to her.</w:t>
      </w:r>
    </w:p>
    <w:p w:rsidR="00000000" w:rsidDel="00000000" w:rsidP="00000000" w:rsidRDefault="00000000" w:rsidRPr="00000000" w14:paraId="00000034">
      <w:pPr>
        <w:spacing w:after="100" w:line="264" w:lineRule="auto"/>
        <w:ind w:left="360" w:firstLine="0"/>
        <w:rPr/>
      </w:pPr>
      <w:r w:rsidDel="00000000" w:rsidR="00000000" w:rsidRPr="00000000">
        <w:rPr>
          <w:b w:val="1"/>
          <w:bCs w:val="1"/>
          <w:color w:val="1f4e36"/>
          <w:rtl w:val="0"/>
        </w:rPr>
        <w:t xml:space="preserve">P4.  </w:t>
      </w:r>
      <w:r w:rsidDel="00000000" w:rsidR="00000000" w:rsidRPr="00000000">
        <w:rPr>
          <w:rtl w:val="0"/>
        </w:rPr>
        <w:t xml:space="preserve">Residents are identified by building only (“</w:t>
      </w:r>
      <w:ins w:author="May Massijeh" w:id="0" w:date="2026-07-20T21:34:36Z">
        <w:commentRangeStart w:id="9"/>
        <w:commentRangeStart w:id="10"/>
        <w:r w:rsidDel="00000000" w:rsidR="00000000" w:rsidRPr="00000000">
          <w:rPr>
            <w:rtl w:val="0"/>
          </w:rPr>
          <w:t xml:space="preserve">First name </w:t>
        </w:r>
      </w:ins>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Resident from Building X”) in any shared space. Names, unit numbers, and addresses are never visible to landlords, superintendents, or other residents.</w:t>
      </w:r>
      <w:r>
        <w:rPr>
          <w:rtl w:val="0"/>
        </w:rPr>
        <w:t xml:space="preserve"> Ambassador posts are attributed to the role and building ("Building ambassador, Building X"), never to the person.</w:t>
      </w:r>
    </w:p>
    <w:p w:rsidR="00000000" w:rsidDel="00000000" w:rsidP="00000000" w:rsidRDefault="00000000" w:rsidRPr="00000000" w14:paraId="00000035">
      <w:pPr>
        <w:spacing w:after="100" w:line="264" w:lineRule="auto"/>
        <w:ind w:left="360" w:firstLine="0"/>
        <w:rPr/>
      </w:pPr>
      <w:r w:rsidDel="00000000" w:rsidR="00000000" w:rsidRPr="00000000">
        <w:rPr>
          <w:b w:val="1"/>
          <w:bCs w:val="1"/>
          <w:color w:val="1f4e36"/>
          <w:rtl w:val="0"/>
        </w:rPr>
        <w:t xml:space="preserve">P5.  </w:t>
      </w:r>
      <w:r w:rsidDel="00000000" w:rsidR="00000000" w:rsidRPr="00000000">
        <w:rPr>
          <w:rtl w:val="0"/>
        </w:rPr>
        <w:t xml:space="preserve">Simple and fast. A basic mode for people less comfortable with technology; important information never more than a few taps away; short content with the reading time shown.</w:t>
      </w:r>
    </w:p>
    <w:p w:rsidR="00000000" w:rsidDel="00000000" w:rsidP="00000000" w:rsidRDefault="00000000" w:rsidRPr="00000000" w14:paraId="00000036">
      <w:pPr>
        <w:spacing w:after="100" w:line="264" w:lineRule="auto"/>
        <w:ind w:left="360" w:firstLine="0"/>
        <w:rPr/>
      </w:pPr>
      <w:r>
        <w:rPr>
          <w:b w:val="1"/>
          <w:bCs w:val="1"/>
          <w:color w:val="1f4e36"/>
          <w:rtl w:val="0"/>
        </w:rPr>
        <w:t xml:space="preserve">P6.  </w:t>
      </w:r>
      <w:r>
        <w:rPr>
          <w:rtl w:val="0"/>
        </w:rPr>
        <w:t xml:space="preserve">Accurate and validated. Every alert shows who sent it and whether it has been verified, in the same words and the same place on every surface ("Verified by the Hub", "Not yet verified", "Official alert from …"). Hub and partner alerts are checked before they go out; ambassador posts go out directly or wait for the Hub's approval depending on the disruption type, and every ambassador post is reviewed by the Hub as a priority. A correction is shown as a correction, never a quiet replacement. Residents can confirm or flag reports (i.e., similar to how map apps let users confirm a hazard is still there).</w:t>
      </w:r>
    </w:p>
    <w:p w:rsidR="00000000" w:rsidDel="00000000" w:rsidP="00000000" w:rsidRDefault="00000000" w:rsidRPr="00000000" w14:paraId="00000037">
      <w:pPr>
        <w:spacing w:after="100" w:line="264" w:lineRule="auto"/>
        <w:ind w:left="360" w:firstLine="0"/>
        <w:rPr/>
      </w:pPr>
      <w:r w:rsidDel="00000000" w:rsidR="00000000" w:rsidRPr="00000000">
        <w:rPr>
          <w:b w:val="1"/>
          <w:bCs w:val="1"/>
          <w:color w:val="1f4e36"/>
          <w:rtl w:val="0"/>
        </w:rPr>
        <w:t xml:space="preserve">P7.  </w:t>
      </w:r>
      <w:r w:rsidDel="00000000" w:rsidR="00000000" w:rsidRPr="00000000">
        <w:rPr>
          <w:rtl w:val="0"/>
        </w:rPr>
        <w:t xml:space="preserve">Moderated, with clear rules. The CVH is a community space with a code of conduct (never a marketplace or advertising channel).</w:t>
      </w:r>
    </w:p>
    <w:p w:rsidR="00000000" w:rsidDel="00000000" w:rsidP="00000000" w:rsidRDefault="00000000" w:rsidRPr="00000000" w14:paraId="00000038">
      <w:pPr>
        <w:spacing w:after="100" w:line="264" w:lineRule="auto"/>
        <w:ind w:left="360" w:firstLine="0"/>
        <w:rPr/>
      </w:pPr>
      <w:r w:rsidDel="00000000" w:rsidR="00000000" w:rsidRPr="00000000">
        <w:rPr>
          <w:b w:val="1"/>
          <w:bCs w:val="1"/>
          <w:color w:val="1f4e36"/>
          <w:rtl w:val="0"/>
        </w:rPr>
        <w:t xml:space="preserve">P8.  </w:t>
      </w:r>
      <w:r w:rsidDel="00000000" w:rsidR="00000000" w:rsidRPr="00000000">
        <w:rPr>
          <w:rtl w:val="0"/>
        </w:rPr>
        <w:t xml:space="preserve">Useful every week, not only in emergencies.</w:t>
      </w:r>
    </w:p>
    <w:p w:rsidR="00000000" w:rsidDel="00000000" w:rsidP="00000000" w:rsidRDefault="00000000" w:rsidRPr="00000000" w14:paraId="00000039">
      <w:pPr>
        <w:spacing w:after="100" w:line="264" w:lineRule="auto"/>
        <w:ind w:left="360" w:firstLine="0"/>
        <w:rPr/>
      </w:pPr>
      <w:r w:rsidDel="00000000" w:rsidR="00000000" w:rsidRPr="00000000">
        <w:rPr>
          <w:b w:val="1"/>
          <w:bCs w:val="1"/>
          <w:color w:val="1f4e36"/>
          <w:rtl w:val="0"/>
        </w:rPr>
        <w:t xml:space="preserve">P9.  </w:t>
      </w:r>
      <w:r w:rsidDel="00000000" w:rsidR="00000000" w:rsidRPr="00000000">
        <w:rPr>
          <w:rtl w:val="0"/>
        </w:rPr>
        <w:t xml:space="preserve">Collects the minimum personal data possible, stores it in Canada, and shares it only with authorized roles.</w:t>
      </w:r>
    </w:p>
    <w:p w:rsidR="00000000" w:rsidDel="00000000" w:rsidP="00000000" w:rsidRDefault="00000000" w:rsidRPr="00000000">
      <w:pPr>
        <w:spacing w:after="100" w:line="264" w:lineRule="auto"/>
        <w:ind w:left="360" w:firstLine="0"/>
        <w:rPr/>
      </w:pPr>
      <w:r>
        <w:rPr>
          <w:b w:val="1"/>
          <w:bCs w:val="1"/>
          <w:color w:val="1f4e36"/>
          <w:rtl w:val="0"/>
        </w:rPr>
        <w:t xml:space="preserve">P10.  </w:t>
      </w:r>
      <w:r>
        <w:rPr>
          <w:rtl w:val="0"/>
        </w:rPr>
        <w:t xml:space="preserve">Tailored without exposing. The CVH adapts what each resident sees to what she chose to tell it, but never shows why she received an alert, never names the group she belongs to, and never forwards her tailored version to anyone else.</w:t>
      </w:r>
    </w:p>
    <w:p w:rsidR="00000000" w:rsidDel="00000000" w:rsidP="00000000" w:rsidRDefault="00000000" w:rsidRPr="00000000" w14:paraId="0000003A">
      <w:pPr>
        <w:pStyle w:val="Heading1"/>
        <w:keepNext w:val="0"/>
        <w:keepLines w:val="0"/>
        <w:spacing w:after="140" w:before="300" w:lineRule="auto"/>
        <w:rPr>
          <w:b w:val="1"/>
          <w:bCs w:val="1"/>
          <w:color w:val="1f4e36"/>
          <w:sz w:val="28"/>
          <w:szCs w:val="28"/>
        </w:rPr>
      </w:pPr>
      <w:bookmarkStart w:colFirst="0" w:colLast="0" w:name="_4a91m5z9rssu" w:id="9"/>
      <w:bookmarkEnd w:id="9"/>
      <w:r w:rsidDel="00000000" w:rsidR="00000000" w:rsidRPr="00000000">
        <w:rPr>
          <w:b w:val="1"/>
          <w:bCs w:val="1"/>
          <w:color w:val="1f4e36"/>
          <w:sz w:val="28"/>
          <w:szCs w:val="28"/>
          <w:rtl w:val="0"/>
        </w:rPr>
        <w:t xml:space="preserve">6. Scope of the MVP</w:t>
      </w:r>
    </w:p>
    <w:p w:rsidR="00000000" w:rsidDel="00000000" w:rsidP="00000000" w:rsidRDefault="00000000" w:rsidRPr="00000000" w14:paraId="0000003B">
      <w:pPr>
        <w:spacing w:after="160" w:line="276" w:lineRule="auto"/>
        <w:rPr/>
      </w:pPr>
      <w:r w:rsidDel="00000000" w:rsidR="00000000" w:rsidRPr="00000000">
        <w:rPr>
          <w:rtl w:val="0"/>
        </w:rPr>
        <w:t xml:space="preserve">The first version includes both cores together — the emergency loop and the everyday layer — because each depends on the other. It also includes basic tools for ambassadors and a simple coordination channel for partners.</w:t>
      </w:r>
    </w:p>
    <w:p w:rsidR="00000000" w:rsidDel="00000000" w:rsidP="00000000" w:rsidRDefault="00000000" w:rsidRPr="00000000" w14:paraId="0000003C">
      <w:pPr>
        <w:pStyle w:val="Heading2"/>
        <w:keepNext w:val="0"/>
        <w:keepLines w:val="0"/>
        <w:spacing w:before="220" w:lineRule="auto"/>
        <w:rPr>
          <w:b w:val="1"/>
          <w:bCs w:val="1"/>
          <w:color w:val="2e6b4f"/>
          <w:sz w:val="24"/>
          <w:szCs w:val="24"/>
        </w:rPr>
      </w:pPr>
      <w:bookmarkStart w:colFirst="0" w:colLast="0" w:name="_rxjo1mv9ryso" w:id="10"/>
      <w:bookmarkEnd w:id="10"/>
      <w:r w:rsidDel="00000000" w:rsidR="00000000" w:rsidRPr="00000000">
        <w:rPr>
          <w:b w:val="1"/>
          <w:bCs w:val="1"/>
          <w:color w:val="2e6b4f"/>
          <w:sz w:val="24"/>
          <w:szCs w:val="24"/>
          <w:rtl w:val="0"/>
        </w:rPr>
        <w:t xml:space="preserve">In scope (v1)</w:t>
      </w:r>
    </w:p>
    <w:p w:rsidR="00000000" w:rsidDel="00000000" w:rsidP="00000000" w:rsidRDefault="00000000" w:rsidRPr="00000000" w14:paraId="0000003D">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Alerts and notifications: official alerts relayed with their source named, and community alerts by building, floor, neighbourhood and self-chosen group, with confirmation of receipt, tailoring to each resident's choices, and forwarding with origin intact (Section 7.1)</w:t>
      </w:r>
    </w:p>
    <w:p w:rsidR="00000000" w:rsidDel="00000000" w:rsidP="00000000" w:rsidRDefault="00000000" w:rsidRPr="00000000" w14:paraId="0000003E">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Two-way resident reporting: non-emergency help-needed signals and incident reports</w:t>
      </w:r>
      <w:r w:rsidDel="00000000" w:rsidR="00000000" w:rsidRPr="00000000">
        <w:rPr>
          <w:rtl w:val="0"/>
        </w:rPr>
        <w:t xml:space="preserve">(Section 7.2)</w:t>
      </w:r>
    </w:p>
    <w:p w:rsidR="00000000" w:rsidDel="00000000" w:rsidP="00000000" w:rsidRDefault="00000000" w:rsidRPr="00000000" w14:paraId="0000003F">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minimal, opt-in outreach registry with controlled access, including voluntary check-ins during heat and outages (Section 7.3)</w:t>
      </w:r>
    </w:p>
    <w:p w:rsidR="00000000" w:rsidDel="00000000" w:rsidP="00000000" w:rsidRDefault="00000000" w:rsidRPr="00000000" w14:paraId="00000040">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everyday layer: a consolidated hub services and events calendar; neighbourhood asset and resource directory (including hazard information); service, program, and resource navigation so residents can find what they need without knowing which organization to ask; a weekly summary; live neighbourhood and building (if possible) status; and education and awareness content for emergency preparedness ; spaces open now during heat, smoke and outages; essential numbers; and seasonal heads-ups (Section 7.4)</w:t>
      </w:r>
    </w:p>
    <w:p w:rsidR="00000000" w:rsidDel="00000000" w:rsidP="00000000" w:rsidRDefault="00000000" w:rsidRPr="00000000" w14:paraId="00000041">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Basic ambassador and floor contact tools, including building-level updates for any floor of an ambassador's assigned building, check-in rounds, and connecting residents to non-emergency services (Section 7.5)</w:t>
      </w:r>
    </w:p>
    <w:p w:rsidR="00000000" w:rsidDel="00000000" w:rsidP="00000000" w:rsidRDefault="00000000" w:rsidRPr="00000000" w14:paraId="00000042">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Partner coordination in a separate Hub and partner space built into the CVH: direct activation of frontline teams, one shared space per disruption, and readiness between disruptions — standing commitments, playbooks, drills, indicators and review (Section 7.6)</w:t>
      </w:r>
    </w:p>
    <w:p w:rsidR="00000000" w:rsidDel="00000000" w:rsidP="00000000" w:rsidRDefault="00000000" w:rsidRPr="00000000" w14:paraId="00000043">
      <w:pPr>
        <w:pStyle w:val="Heading2"/>
        <w:keepNext w:val="0"/>
        <w:keepLines w:val="0"/>
        <w:spacing w:before="220" w:lineRule="auto"/>
        <w:rPr>
          <w:b w:val="1"/>
          <w:bCs w:val="1"/>
          <w:color w:val="2e6b4f"/>
          <w:sz w:val="24"/>
          <w:szCs w:val="24"/>
        </w:rPr>
      </w:pPr>
      <w:bookmarkStart w:colFirst="0" w:colLast="0" w:name="_yr2nns3zc3a0" w:id="11"/>
      <w:bookmarkEnd w:id="11"/>
      <w:r w:rsidDel="00000000" w:rsidR="00000000" w:rsidRPr="00000000">
        <w:rPr>
          <w:b w:val="1"/>
          <w:bCs w:val="1"/>
          <w:color w:val="2e6b4f"/>
          <w:sz w:val="24"/>
          <w:szCs w:val="24"/>
          <w:rtl w:val="0"/>
        </w:rPr>
        <w:t xml:space="preserve">Out of scope (v1)</w:t>
      </w:r>
    </w:p>
    <w:p w:rsidR="00000000" w:rsidDel="00000000" w:rsidP="00000000" w:rsidRDefault="00000000" w:rsidRPr="00000000" w14:paraId="00000044">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detailed vulnerable-population registry (the MVP registry stays minimal and opt-in)</w:t>
      </w:r>
    </w:p>
    <w:p w:rsidR="00000000" w:rsidDel="00000000" w:rsidP="00000000" w:rsidRDefault="00000000" w:rsidRPr="00000000" w14:paraId="00000045">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Replacing WhatsApp, the PA system, or any channel people already trust</w:t>
      </w:r>
    </w:p>
    <w:p w:rsidR="00000000" w:rsidDel="00000000" w:rsidP="00000000" w:rsidRDefault="00000000" w:rsidRPr="00000000" w14:paraId="00000046">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Business promotion, advertising, or marketplace features of any kind</w:t>
      </w:r>
    </w:p>
    <w:p w:rsidR="00000000" w:rsidDel="00000000" w:rsidP="00000000" w:rsidRDefault="00000000" w:rsidRPr="00000000" w14:paraId="00000047">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Re-typing content that already exists (the CVH connects to the Hub’s calendar and partner content rather than duplicating it)</w:t>
      </w:r>
    </w:p>
    <w:p w:rsidR="00000000" w:rsidDel="00000000" w:rsidP="00000000" w:rsidRDefault="00000000" w:rsidRPr="00000000" w14:paraId="00000048">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Accounts for people outside the Thorncliffe Park / Flemingdon Park community</w:t>
      </w:r>
    </w:p>
    <w:p w:rsidR="00000000" w:rsidDel="00000000" w:rsidP="00000000" w:rsidRDefault="00000000" w:rsidRPr="00000000" w14:paraId="00000049">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separate building-management posting channel </w:t>
      </w:r>
    </w:p>
    <w:p w:rsidR="00000000" w:rsidDel="00000000" w:rsidP="00000000" w:rsidRDefault="00000000" w:rsidRPr="00000000">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Embedding Google Maps (the map uses the CVH's own listings on a neutral base map)</w:t>
      </w:r>
    </w:p>
    <w:p w:rsidR="00000000" w:rsidDel="00000000" w:rsidP="00000000" w:rsidRDefault="00000000" w:rsidRPr="00000000">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Photo uploads in community contributions (ambassador posts keep an optional photo)</w:t>
      </w:r>
    </w:p>
    <w:p w:rsidR="00000000" w:rsidDel="00000000" w:rsidP="00000000" w:rsidRDefault="00000000" w:rsidRPr="00000000">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Comments on directory entries or alerts</w:t>
      </w:r>
    </w:p>
    <w:p w:rsidR="00000000" w:rsidDel="00000000" w:rsidP="00000000" w:rsidRDefault="00000000" w:rsidRPr="00000000">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Tagging services by category, need, disruption type or utility (a later phase; see D2)</w:t>
      </w:r>
    </w:p>
    <w:p w:rsidR="00000000" w:rsidDel="00000000" w:rsidP="00000000" w:rsidRDefault="00000000" w:rsidRPr="00000000">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Spoken alerts by voice call to basic phones (wanted, but a later phase; see A14)</w:t>
      </w:r>
    </w:p>
    <w:p w:rsidR="00000000" w:rsidDel="00000000" w:rsidP="00000000" w:rsidRDefault="00000000" w:rsidRPr="00000000" w14:paraId="0000004A">
      <w:pPr>
        <w:pStyle w:val="Heading1"/>
        <w:keepNext w:val="0"/>
        <w:keepLines w:val="0"/>
        <w:spacing w:after="140" w:before="300" w:lineRule="auto"/>
        <w:rPr>
          <w:b w:val="1"/>
          <w:bCs w:val="1"/>
          <w:color w:val="1f4e36"/>
          <w:sz w:val="28"/>
          <w:szCs w:val="28"/>
        </w:rPr>
      </w:pPr>
      <w:bookmarkStart w:colFirst="0" w:colLast="0" w:name="_ptj2v2osdvkp" w:id="12"/>
      <w:bookmarkEnd w:id="12"/>
      <w:r w:rsidDel="00000000" w:rsidR="00000000" w:rsidRPr="00000000">
        <w:rPr>
          <w:b w:val="1"/>
          <w:bCs w:val="1"/>
          <w:color w:val="1f4e36"/>
          <w:sz w:val="28"/>
          <w:szCs w:val="28"/>
          <w:rtl w:val="0"/>
        </w:rPr>
        <w:t xml:space="preserve">7. What the CVH Must Do (Functional Requirements)</w:t>
      </w:r>
    </w:p>
    <w:p w:rsidR="00000000" w:rsidDel="00000000" w:rsidP="00000000" w:rsidRDefault="00000000" w:rsidRPr="00000000" w14:paraId="0000004B">
      <w:pPr>
        <w:spacing w:after="160" w:line="276" w:lineRule="auto"/>
        <w:rPr/>
      </w:pPr>
      <w:r w:rsidDel="00000000" w:rsidR="00000000" w:rsidRPr="00000000">
        <w:rPr>
          <w:rtl w:val="0"/>
        </w:rPr>
        <w:t xml:space="preserve">“Must” items are required for launch. “Should” items are planned for v1 but can slip if necessary. “Later” items are agreed ideas for after the MVP.</w:t>
      </w:r>
    </w:p>
    <w:p w:rsidR="00000000" w:rsidDel="00000000" w:rsidP="00000000" w:rsidRDefault="00000000" w:rsidRPr="00000000" w14:paraId="0000004C">
      <w:pPr>
        <w:pStyle w:val="Heading2"/>
        <w:keepNext w:val="0"/>
        <w:keepLines w:val="0"/>
        <w:spacing w:before="220" w:lineRule="auto"/>
        <w:rPr>
          <w:b w:val="1"/>
          <w:bCs w:val="1"/>
          <w:color w:val="2e6b4f"/>
          <w:sz w:val="24"/>
          <w:szCs w:val="24"/>
        </w:rPr>
      </w:pPr>
      <w:bookmarkStart w:colFirst="0" w:colLast="0" w:name="_41xf28ukyaps" w:id="13"/>
      <w:bookmarkEnd w:id="13"/>
      <w:r w:rsidDel="00000000" w:rsidR="00000000" w:rsidRPr="00000000">
        <w:rPr>
          <w:b w:val="1"/>
          <w:bCs w:val="1"/>
          <w:color w:val="2e6b4f"/>
          <w:sz w:val="24"/>
          <w:szCs w:val="24"/>
          <w:rtl w:val="0"/>
        </w:rPr>
        <w:t xml:space="preserve">7.1 Alerts and notifications</w:t>
      </w:r>
    </w:p>
    <w:p w:rsidR="00000000" w:rsidDel="00000000" w:rsidP="00000000" w:rsidRDefault="00000000" w:rsidRPr="00000000" w14:paraId="0000004D">
      <w:pPr>
        <w:spacing w:after="100" w:line="264" w:lineRule="auto"/>
        <w:ind w:left="360" w:firstLine="0"/>
        <w:rPr/>
      </w:pPr>
      <w:commentRangeStart w:id="11"/>
      <w:r w:rsidDel="00000000" w:rsidR="00000000" w:rsidRPr="00000000">
        <w:rPr>
          <w:b w:val="1"/>
          <w:bCs w:val="1"/>
          <w:color w:val="1f4e36"/>
          <w:rtl w:val="0"/>
        </w:rPr>
        <w:t xml:space="preserve">A1.  </w:t>
      </w:r>
      <w:r w:rsidDel="00000000" w:rsidR="00000000" w:rsidRPr="00000000">
        <w:rPr>
          <w:rtl w:val="0"/>
        </w:rPr>
        <w:t xml:space="preserve">Must: Send alerts about disruptions to residents by building and by floor where it matters (for example, a flooded section or a localized power outage)</w:t>
      </w:r>
      <w:commentRangeEnd w:id="11"/>
      <w:r w:rsidDel="00000000" w:rsidR="00000000" w:rsidRPr="00000000">
        <w:commentReference w:id="11"/>
      </w:r>
      <w:r w:rsidDel="00000000" w:rsidR="00000000" w:rsidRPr="00000000">
        <w:rPr>
          <w:rtl w:val="0"/>
        </w:rPr>
        <w:t xml:space="preserve">, and by demographic group where a disruption affects a specific population regardless of location (for example, a newcomer-specific service change or a senior-specific heat warning). Alerts can be posted by Hub staff, partner organizations, or ambassadors acting on behalf of their building.</w:t>
      </w:r>
      <w:r>
        <w:rPr>
          <w:rtl w:val="0"/>
        </w:rPr>
        <w:t xml:space="preserve"> In v2: ambassadors can post to any floor of the building they are assigned to (E2). Extreme heat and wildfire smoke are neighbourhood-level alerts raised by the Hub or relayed from the City, not posted by ambassadors. Groups are built only from what residents choose to tell the CVH — seniors, newcomers, families with young children, and residents who would like a check-in (A12) — and nothing is inferred.</w:t>
      </w:r>
    </w:p>
    <w:p w:rsidR="00000000" w:rsidDel="00000000" w:rsidP="00000000" w:rsidRDefault="00000000" w:rsidRPr="00000000" w14:paraId="0000004E">
      <w:pPr>
        <w:spacing w:after="100" w:line="264" w:lineRule="auto"/>
        <w:ind w:left="360" w:firstLine="0"/>
        <w:rPr/>
      </w:pPr>
      <w:r>
        <w:rPr>
          <w:b w:val="1"/>
          <w:bCs w:val="1"/>
          <w:color w:val="1f4e36"/>
          <w:rtl w:val="0"/>
        </w:rPr>
        <w:t xml:space="preserve">A2.  </w:t>
      </w:r>
      <w:r>
        <w:rPr>
          <w:rtl w:val="0"/>
        </w:rPr>
        <w:t xml:space="preserve">Must: Deliver every alert through more than one channel: in the website, by push notification (app), and by text message (SMS). Printed notice templates should be available for ambassadors to use when residents cannot be reached digitally. Text-message sign-up needs only a phone number, a language and a neighbourhood; building and floor are optional; no name, unit number, email, password or account. The resident confirms the sign-up herself by replying, even when someone else signed her up, and every message says how to stop ("reply STOP").</w:t>
      </w:r>
    </w:p>
    <w:p w:rsidR="00000000" w:rsidDel="00000000" w:rsidP="00000000" w:rsidRDefault="00000000" w:rsidRPr="00000000" w14:paraId="0000004F">
      <w:pPr>
        <w:spacing w:after="100" w:line="264" w:lineRule="auto"/>
        <w:ind w:left="360" w:firstLine="0"/>
        <w:rPr/>
      </w:pPr>
      <w:r>
        <w:rPr>
          <w:b w:val="1"/>
          <w:bCs w:val="1"/>
          <w:color w:val="1f4e36"/>
          <w:rtl w:val="0"/>
        </w:rPr>
        <w:t xml:space="preserve">A3.  </w:t>
      </w:r>
      <w:r>
        <w:rPr>
          <w:rtl w:val="0"/>
        </w:rPr>
        <w:t xml:space="preserve">Must: Send alerts in the launch languages (N1). Pre-written templates cover common disruption types (outage, flood, elevator failure, fire, heat, smoke, winter storm), each with an audio version in every launch language, reached from the alert itself. Templates are human-checked before production; the prototype uses AI-generated content, clearly labelled.</w:t>
      </w:r>
    </w:p>
    <w:p w:rsidR="00000000" w:rsidDel="00000000" w:rsidP="00000000" w:rsidRDefault="00000000" w:rsidRPr="00000000" w14:paraId="00000050">
      <w:pPr>
        <w:spacing w:after="100" w:line="264" w:lineRule="auto"/>
        <w:ind w:left="360" w:firstLine="0"/>
        <w:rPr/>
      </w:pPr>
      <w:r w:rsidDel="00000000" w:rsidR="00000000" w:rsidRPr="00000000">
        <w:rPr>
          <w:b w:val="1"/>
          <w:bCs w:val="1"/>
          <w:color w:val="1f4e36"/>
          <w:rtl w:val="0"/>
        </w:rPr>
        <w:t xml:space="preserve">A4.  </w:t>
      </w:r>
      <w:r w:rsidDel="00000000" w:rsidR="00000000" w:rsidRPr="00000000">
        <w:rPr>
          <w:rtl w:val="0"/>
        </w:rPr>
        <w:t xml:space="preserve">Must: Post an acknowledgment quickly even before full details are known. The community's stated benchmark is some acknowledgment within five to ten minutes of a disruption starting.</w:t>
      </w:r>
    </w:p>
    <w:p w:rsidR="00000000" w:rsidDel="00000000" w:rsidP="00000000" w:rsidRDefault="00000000" w:rsidRPr="00000000" w14:paraId="00000051">
      <w:pPr>
        <w:spacing w:after="100" w:line="264" w:lineRule="auto"/>
        <w:ind w:left="360" w:firstLine="0"/>
        <w:rPr/>
      </w:pPr>
      <w:r>
        <w:rPr>
          <w:b w:val="1"/>
          <w:bCs w:val="1"/>
          <w:color w:val="1f4e36"/>
          <w:rtl w:val="0"/>
        </w:rPr>
        <w:t xml:space="preserve">A5.  </w:t>
      </w:r>
      <w:r>
        <w:rPr>
          <w:rtl w:val="0"/>
        </w:rPr>
        <w:t xml:space="preserve">Must: Give every alert a clear, visible marker of verified/official origin (e.g., the Hub or a named partner organization) so that residents and partners can tell a verified alert apart from rumour or word of mouth. The wording is the same on every surface and in the same place — "Verified by [organization]", "Not yet verified", or "Official alert from [source]" — and never relies on colour. A resident can find out in one step what "verified" means and who verified the alert. A corrected alert says what changed. Where an official alert covers the same event, the community alert links to it and says what it adds.</w:t>
      </w:r>
    </w:p>
    <w:p w:rsidR="00000000" w:rsidDel="00000000" w:rsidP="00000000" w:rsidRDefault="00000000" w:rsidRPr="00000000" w14:paraId="00000052">
      <w:pPr>
        <w:spacing w:after="100" w:line="264" w:lineRule="auto"/>
        <w:ind w:left="360" w:firstLine="0"/>
        <w:rPr/>
      </w:pPr>
      <w:r w:rsidDel="00000000" w:rsidR="00000000" w:rsidRPr="00000000">
        <w:rPr>
          <w:b w:val="1"/>
          <w:bCs w:val="1"/>
          <w:color w:val="1f4e36"/>
          <w:rtl w:val="0"/>
        </w:rPr>
        <w:t xml:space="preserve">A6.  </w:t>
      </w:r>
      <w:r w:rsidDel="00000000" w:rsidR="00000000" w:rsidRPr="00000000">
        <w:rPr>
          <w:rtl w:val="0"/>
        </w:rPr>
        <w:t xml:space="preserve">Must: Enable an alert to update residents and the Hub and its partner organizations on a change in a partner organization's own status (e.g., a partner closing, reducing hours, or losing capacity because it is itself affected by the disruption), and the new status is updated on service/program/resource navigation tools (D2), the neighbourhood asset map (D3), and the live status view (D6)</w:t>
      </w:r>
    </w:p>
    <w:p w:rsidR="00000000" w:rsidDel="00000000" w:rsidP="00000000" w:rsidRDefault="00000000" w:rsidRPr="00000000" w14:paraId="00000053">
      <w:pPr>
        <w:spacing w:after="100" w:line="264" w:lineRule="auto"/>
        <w:ind w:left="360" w:firstLine="0"/>
        <w:rPr/>
      </w:pPr>
      <w:r>
        <w:rPr>
          <w:b w:val="1"/>
          <w:bCs w:val="1"/>
          <w:color w:val="1f4e36"/>
          <w:rtl w:val="0"/>
        </w:rPr>
        <w:t xml:space="preserve">A7.  </w:t>
      </w:r>
      <w:r>
        <w:rPr>
          <w:rtl w:val="0"/>
        </w:rPr>
        <w:t xml:space="preserve">Should: For disruptions that resolve slowly (e.g., an elevator down for days), keep the alert updated as one running thread rather than sending it once, and pair each update with what support is available in the meantime (e.g., food delivery for home-bound seniors while an elevator is out). Every alert carries a "valid until": an ongoing alert, such as a multi-day heat wave, stays up for as long as it is valid; a resolved or expired alert closes with a final entry and moves to an archive where it stays readable. An alert not updated within the period set for its disruption type is flagged to staff as going stale.</w:t>
      </w:r>
    </w:p>
    <w:p w:rsidR="00000000" w:rsidDel="00000000" w:rsidP="00000000" w:rsidRDefault="00000000" w:rsidRPr="00000000" w14:paraId="00000054">
      <w:pPr>
        <w:spacing w:after="100" w:line="264" w:lineRule="auto"/>
        <w:ind w:left="360" w:firstLine="0"/>
        <w:rPr/>
      </w:pPr>
      <w:r w:rsidDel="00000000" w:rsidR="00000000" w:rsidRPr="00000000">
        <w:rPr>
          <w:b w:val="1"/>
          <w:bCs w:val="1"/>
          <w:color w:val="1f4e36"/>
          <w:rtl w:val="0"/>
        </w:rPr>
        <w:t xml:space="preserve">A8.  </w:t>
      </w:r>
      <w:r w:rsidDel="00000000" w:rsidR="00000000" w:rsidRPr="00000000">
        <w:rPr>
          <w:rtl w:val="0"/>
        </w:rPr>
        <w:t xml:space="preserve">Should: Let residents confirm they received an alert with one tap. Ambassadors can then see which residents on their floor or in their building have not confirmed, and prioritize in-person follow-up.</w:t>
      </w:r>
      <w:r w:rsidDel="00000000" w:rsidR="00000000" w:rsidRPr="00000000">
        <w:rPr>
          <w:rtl w:val="0"/>
        </w:rPr>
      </w:r>
    </w:p>
    <w:p w:rsidR="00000000" w:rsidDel="00000000" w:rsidP="00000000" w:rsidRDefault="00000000" w:rsidRPr="00000000" w14:paraId="00000055">
      <w:pPr>
        <w:spacing w:after="100" w:line="264" w:lineRule="auto"/>
        <w:ind w:left="360" w:firstLine="0"/>
        <w:rPr>
          <w:i w:val="1"/>
          <w:iCs w:val="1"/>
          <w:color w:val="555555"/>
          <w:sz w:val="20"/>
          <w:szCs w:val="20"/>
        </w:rPr>
      </w:pPr>
      <w:r w:rsidDel="00000000" w:rsidR="00000000" w:rsidRPr="00000000">
        <w:rPr>
          <w:b w:val="1"/>
          <w:bCs w:val="1"/>
          <w:color w:val="1f4e36"/>
          <w:rtl w:val="0"/>
        </w:rPr>
        <w:t xml:space="preserve">A9.  </w:t>
      </w:r>
      <w:r w:rsidDel="00000000" w:rsidR="00000000" w:rsidRPr="00000000">
        <w:rPr>
          <w:rtl w:val="0"/>
        </w:rPr>
        <w:t xml:space="preserve">Should: Let residents choose which buildings and alert topics they receive notifications for. Too many notifications was one of the most-named reasons people said they would abandon the tool.</w:t>
      </w:r>
      <w:r w:rsidDel="00000000" w:rsidR="00000000" w:rsidRPr="00000000">
        <w:rPr>
          <w:rtl w:val="0"/>
        </w:rPr>
      </w:r>
      <w:r>
        <w:rPr>
          <w:rtl w:val="0"/>
        </w:rPr>
        <w:t xml:space="preserve"> (Following a relative's building as well as one's own belongs here.)</w:t>
      </w:r>
    </w:p>
    <w:p w:rsidR="00000000" w:rsidDel="00000000" w:rsidP="00000000" w:rsidRDefault="00000000" w:rsidRPr="00000000">
      <w:pPr>
        <w:spacing w:after="100" w:line="264" w:lineRule="auto"/>
        <w:ind w:left="360" w:firstLine="0"/>
        <w:rPr/>
      </w:pPr>
      <w:r>
        <w:rPr>
          <w:b w:val="1"/>
          <w:bCs w:val="1"/>
          <w:color w:val="1f4e36"/>
          <w:rtl w:val="0"/>
        </w:rPr>
        <w:t xml:space="preserve">A10.  </w:t>
      </w:r>
      <w:r>
        <w:rPr>
          <w:rtl w:val="0"/>
        </w:rPr>
        <w:t xml:space="preserve">Must: Relay official alerts from the City of Toronto, Environment and Climate Change Canada and Alert Ready (including Amber Alerts) to residents in the affected area. A person at the Hub confirms each relay; the official wording is never edited; the source is named on every surface; and each message opens with its level ("Official alert from …" or "Community alert from …"). Known alert types carry a pre-written template in every launch language, with the official text one tap away; anything else is shown in its official language with a labelled machine translation.</w:t>
      </w:r>
    </w:p>
    <w:p w:rsidR="00000000" w:rsidDel="00000000" w:rsidP="00000000" w:rsidRDefault="00000000" w:rsidRPr="00000000">
      <w:pPr>
        <w:spacing w:after="100" w:line="264" w:lineRule="auto"/>
        <w:ind w:left="360" w:firstLine="0"/>
        <w:rPr/>
      </w:pPr>
      <w:r>
        <w:rPr>
          <w:b w:val="1"/>
          <w:bCs w:val="1"/>
          <w:color w:val="1f4e36"/>
          <w:rtl w:val="0"/>
        </w:rPr>
        <w:t xml:space="preserve">A11.  </w:t>
      </w:r>
      <w:r>
        <w:rPr>
          <w:rtl w:val="0"/>
        </w:rPr>
        <w:t xml:space="preserve">Must: Let residents and ambassadors forward a verified alert (for example into a WhatsApp group) in one step, with its origin, verification and time intact and useful without its link. The link always opens the live alert, with any later update or correction, in the language of the person opening it. A forwarded alert is always the standard version, never the sender's tailored one, and an unverified post is forwarded as unverified. Sharing is not recorded.</w:t>
      </w:r>
    </w:p>
    <w:p w:rsidR="00000000" w:rsidDel="00000000" w:rsidP="00000000" w:rsidRDefault="00000000" w:rsidRPr="00000000">
      <w:pPr>
        <w:spacing w:after="100" w:line="264" w:lineRule="auto"/>
        <w:ind w:left="360" w:firstLine="0"/>
        <w:rPr/>
      </w:pPr>
      <w:r>
        <w:rPr>
          <w:b w:val="1"/>
          <w:bCs w:val="1"/>
          <w:color w:val="1f4e36"/>
          <w:rtl w:val="0"/>
        </w:rPr>
        <w:t xml:space="preserve">A12.  </w:t>
      </w:r>
      <w:r>
        <w:rPr>
          <w:rtl w:val="0"/>
        </w:rPr>
        <w:t xml:space="preserve">Must: On first use, directly after the language choice, let residents choose — optionally, and without saying why — the groups they belong to (seniors, newcomers, families with young children, would like a check-in during heat and outages) and the building and floor they want alerts for (neighbourhood only, a building, or a building and floor; never a unit number). Without a text sign-up these choices stay on the resident's device; the CVH then invites her to sign up for text alerts, and carries the choices into the sign-up if she does. Every choice can be changed or removed at any time, including by text keyword, and a trusted helper can make them with the resident's agreement.</w:t>
      </w:r>
    </w:p>
    <w:p w:rsidR="00000000" w:rsidDel="00000000" w:rsidP="00000000" w:rsidRDefault="00000000" w:rsidRPr="00000000">
      <w:pPr>
        <w:spacing w:after="100" w:line="264" w:lineRule="auto"/>
        <w:ind w:left="360" w:firstLine="0"/>
        <w:rPr/>
      </w:pPr>
      <w:r>
        <w:rPr>
          <w:b w:val="1"/>
          <w:bCs w:val="1"/>
          <w:color w:val="1f4e36"/>
          <w:rtl w:val="0"/>
        </w:rPr>
        <w:t xml:space="preserve">A13.  </w:t>
      </w:r>
      <w:r>
        <w:rPr>
          <w:rtl w:val="0"/>
        </w:rPr>
        <w:t xml:space="preserve">Must: Tailor each alert and the guidance behind it to what the resident chose to tell the CVH — her language, building and floor, groups and check-in request. The core of every alert is the same for everyone who receives it; tailoring only adds advice beneath it and puts her building and her filters first. Tailored content never names a group or the reason, adds at most one line to a text message, is never forwarded, and is marked as advice from the Hub on a relayed official alert. Residents can see what the tailoring is based on and see the version everyone gets.</w:t>
      </w:r>
    </w:p>
    <w:p w:rsidR="00000000" w:rsidDel="00000000" w:rsidP="00000000" w:rsidRDefault="00000000" w:rsidRPr="00000000">
      <w:pPr>
        <w:spacing w:after="100" w:line="264" w:lineRule="auto"/>
        <w:ind w:left="360" w:firstLine="0"/>
        <w:rPr/>
      </w:pPr>
      <w:r>
        <w:rPr>
          <w:b w:val="1"/>
          <w:bCs w:val="1"/>
          <w:color w:val="1f4e36"/>
          <w:rtl w:val="0"/>
        </w:rPr>
        <w:t xml:space="preserve">A14.  </w:t>
      </w:r>
      <w:r>
        <w:rPr>
          <w:rtl w:val="0"/>
        </w:rPr>
        <w:t xml:space="preserve">Later: Spoken alerts for basic phones — an automated voice call, or a number residents can call to hear the latest alert in their language. Wanted for residents who cannot read a text message comfortably; excluded from the prototype because it cannot be demonstrated in a clickable prototype.</w:t>
      </w:r>
    </w:p>
    <w:p w:rsidR="00000000" w:rsidDel="00000000" w:rsidP="00000000" w:rsidRDefault="00000000" w:rsidRPr="00000000" w14:paraId="00000056">
      <w:pPr>
        <w:pStyle w:val="Heading2"/>
        <w:keepNext w:val="0"/>
        <w:keepLines w:val="0"/>
        <w:spacing w:before="220" w:lineRule="auto"/>
        <w:rPr>
          <w:b w:val="1"/>
          <w:bCs w:val="1"/>
          <w:color w:val="2e6b4f"/>
          <w:sz w:val="24"/>
          <w:szCs w:val="24"/>
        </w:rPr>
      </w:pPr>
      <w:bookmarkStart w:colFirst="0" w:colLast="0" w:name="_5jnpl7f4k5qo" w:id="14"/>
      <w:bookmarkEnd w:id="14"/>
      <w:r w:rsidDel="00000000" w:rsidR="00000000" w:rsidRPr="00000000">
        <w:rPr>
          <w:b w:val="1"/>
          <w:bCs w:val="1"/>
          <w:color w:val="2e6b4f"/>
          <w:sz w:val="24"/>
          <w:szCs w:val="24"/>
          <w:rtl w:val="0"/>
        </w:rPr>
        <w:t xml:space="preserve">7.2 Two-way resident reporting</w:t>
      </w:r>
    </w:p>
    <w:p w:rsidR="00000000" w:rsidDel="00000000" w:rsidP="00000000" w:rsidRDefault="00000000" w:rsidRPr="00000000" w14:paraId="00000057">
      <w:pPr>
        <w:spacing w:after="100" w:line="264" w:lineRule="auto"/>
        <w:ind w:left="360" w:firstLine="0"/>
        <w:rPr/>
      </w:pPr>
      <w:r w:rsidDel="00000000" w:rsidR="00000000" w:rsidRPr="00000000">
        <w:rPr>
          <w:b w:val="1"/>
          <w:bCs w:val="1"/>
          <w:color w:val="1f4e36"/>
          <w:rtl w:val="0"/>
        </w:rPr>
        <w:t xml:space="preserve">B1.  </w:t>
      </w:r>
      <w:r w:rsidDel="00000000" w:rsidR="00000000" w:rsidRPr="00000000">
        <w:rPr>
          <w:rtl w:val="0"/>
        </w:rPr>
        <w:t xml:space="preserve">Should: Let a resident signal "I need help" for non-emergency support during a disruption with one or two taps. Getting help to those who need it is the priority; safety confirmation is secondary.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8">
      <w:pPr>
        <w:spacing w:after="100" w:line="264" w:lineRule="auto"/>
        <w:ind w:left="360" w:firstLine="0"/>
        <w:rPr/>
      </w:pPr>
      <w:commentRangeStart w:id="12"/>
      <w:commentRangeStart w:id="13"/>
      <w:r w:rsidDel="00000000" w:rsidR="00000000" w:rsidRPr="00000000">
        <w:rPr>
          <w:b w:val="1"/>
          <w:bCs w:val="1"/>
          <w:color w:val="1f4e36"/>
          <w:rtl w:val="0"/>
        </w:rPr>
        <w:t xml:space="preserve">B2.  </w:t>
      </w:r>
      <w:r w:rsidDel="00000000" w:rsidR="00000000" w:rsidRPr="00000000">
        <w:rPr>
          <w:rtl w:val="0"/>
        </w:rPr>
        <w:t xml:space="preserve">Must: Let residents and ambassadors report an incident (e.g., a flooded basement or hazard in a common area with a description and optional photo). Ambassador input is essential: ambassadors are often the first to identify and verify what is happening on the ground, and their reports carry more weight in the system than unverified resident submissions. Each report includes a "resolve" function so ambassadors or staff can close it out once the situation is addressed, keeping the information accurate and the status view current.</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59">
      <w:pPr>
        <w:spacing w:after="100" w:line="264" w:lineRule="auto"/>
        <w:ind w:left="360" w:firstLine="0"/>
        <w:rPr/>
      </w:pPr>
      <w:r w:rsidDel="00000000" w:rsidR="00000000" w:rsidRPr="00000000">
        <w:rPr>
          <w:b w:val="1"/>
          <w:bCs w:val="1"/>
          <w:color w:val="1f4e36"/>
          <w:rtl w:val="0"/>
        </w:rPr>
        <w:t xml:space="preserve">B3.  </w:t>
      </w:r>
      <w:r w:rsidDel="00000000" w:rsidR="00000000" w:rsidRPr="00000000">
        <w:rPr>
          <w:rtl w:val="0"/>
        </w:rPr>
        <w:t xml:space="preserve">Must: Route “need help” signals to the right ambassador or staff member for follow-up, and track that follow-up happened</w:t>
      </w:r>
    </w:p>
    <w:p w:rsidR="00000000" w:rsidDel="00000000" w:rsidP="00000000" w:rsidRDefault="00000000" w:rsidRPr="00000000" w14:paraId="0000005A">
      <w:pPr>
        <w:spacing w:after="100" w:line="264" w:lineRule="auto"/>
        <w:ind w:left="360" w:firstLine="0"/>
        <w:rPr/>
      </w:pPr>
      <w:r w:rsidDel="00000000" w:rsidR="00000000" w:rsidRPr="00000000">
        <w:rPr>
          <w:b w:val="1"/>
          <w:bCs w:val="1"/>
          <w:color w:val="1f4e36"/>
          <w:rtl w:val="0"/>
        </w:rPr>
        <w:t xml:space="preserve">B4.  </w:t>
      </w:r>
      <w:r w:rsidDel="00000000" w:rsidR="00000000" w:rsidRPr="00000000">
        <w:rPr>
          <w:rtl w:val="0"/>
        </w:rPr>
        <w:t xml:space="preserve">Should: Let residents confirm an active report ("still happening") or flag that it appears resolved, so the community is helping keep information current between formal ambassador updates.</w:t>
      </w:r>
      <w:r w:rsidDel="00000000" w:rsidR="00000000" w:rsidRPr="00000000">
        <w:rPr>
          <w:rtl w:val="0"/>
        </w:rPr>
      </w:r>
    </w:p>
    <w:p w:rsidR="00000000" w:rsidDel="00000000" w:rsidP="00000000" w:rsidRDefault="00000000" w:rsidRPr="00000000" w14:paraId="0000005B">
      <w:pPr>
        <w:pStyle w:val="Heading2"/>
        <w:keepNext w:val="0"/>
        <w:keepLines w:val="0"/>
        <w:spacing w:before="220" w:lineRule="auto"/>
        <w:rPr>
          <w:b w:val="1"/>
          <w:bCs w:val="1"/>
          <w:color w:val="2e6b4f"/>
          <w:sz w:val="24"/>
          <w:szCs w:val="24"/>
        </w:rPr>
      </w:pPr>
      <w:bookmarkStart w:colFirst="0" w:colLast="0" w:name="_y1hq3u3lchyd" w:id="15"/>
      <w:bookmarkEnd w:id="15"/>
      <w:r w:rsidDel="00000000" w:rsidR="00000000" w:rsidRPr="00000000">
        <w:rPr>
          <w:b w:val="1"/>
          <w:bCs w:val="1"/>
          <w:color w:val="2e6b4f"/>
          <w:sz w:val="24"/>
          <w:szCs w:val="24"/>
          <w:rtl w:val="0"/>
        </w:rPr>
        <w:t xml:space="preserve">7.3 Outreach registry (minimal info collected and voluntary opt-in)</w:t>
      </w:r>
    </w:p>
    <w:p w:rsidR="00000000" w:rsidDel="00000000" w:rsidP="00000000" w:rsidRDefault="00000000" w:rsidRPr="00000000" w14:paraId="0000005C">
      <w:pPr>
        <w:spacing w:after="100" w:line="264" w:lineRule="auto"/>
        <w:ind w:left="360" w:firstLine="0"/>
        <w:rPr/>
      </w:pPr>
      <w:r>
        <w:rPr>
          <w:b w:val="1"/>
          <w:bCs w:val="1"/>
          <w:color w:val="1f4e36"/>
          <w:rtl w:val="0"/>
        </w:rPr>
        <w:t xml:space="preserve">C1.  </w:t>
      </w:r>
      <w:r>
        <w:rPr>
          <w:rtl w:val="0"/>
        </w:rPr>
        <w:t xml:space="preserve">Must: Let residents (or a trusted person helping them) opt in to a priority-outreach list, providing only the minimum: how to reach them, preferred language, and the groups they chose (A12) — never the reason (i.e. the standard registration pathway). The check-in request (C6) is part of the same choice.</w:t>
      </w:r>
    </w:p>
    <w:p w:rsidR="00000000" w:rsidDel="00000000" w:rsidP="00000000" w:rsidRDefault="00000000" w:rsidRPr="00000000" w14:paraId="0000005D">
      <w:pPr>
        <w:spacing w:after="100" w:line="264" w:lineRule="auto"/>
        <w:ind w:left="360" w:firstLine="0"/>
        <w:rPr>
          <w:b w:val="1"/>
          <w:bCs w:val="1"/>
          <w:color w:val="1f4e36"/>
        </w:rPr>
      </w:pPr>
      <w:r w:rsidDel="00000000" w:rsidR="00000000" w:rsidRPr="00000000">
        <w:rPr>
          <w:b w:val="1"/>
          <w:bCs w:val="1"/>
          <w:color w:val="1f4e36"/>
          <w:rtl w:val="0"/>
        </w:rPr>
        <w:t xml:space="preserve">C2. </w:t>
      </w:r>
      <w:r w:rsidDel="00000000" w:rsidR="00000000" w:rsidRPr="00000000">
        <w:rPr>
          <w:rtl w:val="0"/>
        </w:rPr>
        <w:t xml:space="preserve">Must: Give residents (or a trusted person helping them) a second, lighter-weight way onto the outreach list: a short request or ticket, submittable specifically during a non-emergency disruption, for someone who was not previously registered but needs to be reachable now</w:t>
      </w:r>
      <w:r w:rsidDel="00000000" w:rsidR="00000000" w:rsidRPr="00000000">
        <w:rPr>
          <w:rtl w:val="0"/>
        </w:rPr>
      </w:r>
    </w:p>
    <w:p w:rsidR="00000000" w:rsidDel="00000000" w:rsidP="00000000" w:rsidRDefault="00000000" w:rsidRPr="00000000" w14:paraId="0000005E">
      <w:pPr>
        <w:spacing w:after="100" w:line="264" w:lineRule="auto"/>
        <w:ind w:left="360" w:firstLine="0"/>
        <w:rPr/>
      </w:pPr>
      <w:r w:rsidDel="00000000" w:rsidR="00000000" w:rsidRPr="00000000">
        <w:rPr>
          <w:b w:val="1"/>
          <w:bCs w:val="1"/>
          <w:color w:val="1f4e36"/>
          <w:rtl w:val="0"/>
        </w:rPr>
        <w:t xml:space="preserve">C3.  </w:t>
      </w:r>
      <w:r w:rsidDel="00000000" w:rsidR="00000000" w:rsidRPr="00000000">
        <w:rPr>
          <w:rtl w:val="0"/>
        </w:rPr>
        <w:t xml:space="preserve">Must: Restrict who can see registry information by role. Only named, authorized people in trusted organizations can access it and only what their role requires. Building management does not have access to the registry</w:t>
      </w:r>
    </w:p>
    <w:p w:rsidR="00000000" w:rsidDel="00000000" w:rsidP="00000000" w:rsidRDefault="00000000" w:rsidRPr="00000000" w14:paraId="0000005F">
      <w:pPr>
        <w:spacing w:after="100" w:line="264" w:lineRule="auto"/>
        <w:ind w:left="360" w:firstLine="0"/>
        <w:rPr/>
      </w:pPr>
      <w:r w:rsidDel="00000000" w:rsidR="00000000" w:rsidRPr="00000000">
        <w:rPr>
          <w:b w:val="1"/>
          <w:bCs w:val="1"/>
          <w:color w:val="1f4e36"/>
          <w:rtl w:val="0"/>
        </w:rPr>
        <w:t xml:space="preserve">C4.  </w:t>
      </w:r>
      <w:r w:rsidDel="00000000" w:rsidR="00000000" w:rsidRPr="00000000">
        <w:rPr>
          <w:rtl w:val="0"/>
        </w:rPr>
        <w:t xml:space="preserve">Must: Store registry data separately from everything else, in Canada, and let a person leave the registry (and have their data deleted) at any time</w:t>
      </w:r>
    </w:p>
    <w:p w:rsidR="00000000" w:rsidDel="00000000" w:rsidP="00000000" w:rsidRDefault="00000000" w:rsidRPr="00000000" w14:paraId="00000060">
      <w:pPr>
        <w:spacing w:after="100" w:line="264" w:lineRule="auto"/>
        <w:ind w:left="360" w:firstLine="0"/>
        <w:rPr/>
      </w:pPr>
      <w:r w:rsidDel="00000000" w:rsidR="00000000" w:rsidRPr="00000000">
        <w:rPr>
          <w:b w:val="1"/>
          <w:bCs w:val="1"/>
          <w:color w:val="1f4e36"/>
          <w:rtl w:val="0"/>
        </w:rPr>
        <w:t xml:space="preserve">C5.  </w:t>
      </w:r>
      <w:r w:rsidDel="00000000" w:rsidR="00000000" w:rsidRPr="00000000">
        <w:rPr>
          <w:rtl w:val="0"/>
        </w:rPr>
        <w:t xml:space="preserve">Must: Keep working after the first response ends. The registry supports check-ins during recovery (e.g., when coordination gaps identified after the 2025 and 2026 fire)</w:t>
      </w:r>
    </w:p>
    <w:p w:rsidR="00000000" w:rsidDel="00000000" w:rsidP="00000000" w:rsidRDefault="00000000" w:rsidRPr="00000000">
      <w:pPr>
        <w:spacing w:after="100" w:line="264" w:lineRule="auto"/>
        <w:ind w:left="360" w:firstLine="0"/>
        <w:rPr/>
      </w:pPr>
      <w:r>
        <w:rPr>
          <w:b w:val="1"/>
          <w:bCs w:val="1"/>
          <w:color w:val="1f4e36"/>
          <w:rtl w:val="0"/>
        </w:rPr>
        <w:t xml:space="preserve">C6.  </w:t>
      </w:r>
      <w:r>
        <w:rPr>
          <w:rtl w:val="0"/>
        </w:rPr>
        <w:t xml:space="preserve">Should: Let a resident who would like to be checked on during heat waves and outages ask for it as part of the groups choice (A12). She chooses how to be reached — a phone call, a text message, or a knock on the door — and a unit number is asked for only for a knock. She is told plainly what a check-in is and is not, that it is not an emergency service, and when to call 911. If no ambassador covers her floor she is told so at once and offered the Hub instead; a check-in is never promised that cannot be made. She can withdraw at any time, including by text keyword.</w:t>
      </w:r>
    </w:p>
    <w:p w:rsidR="00000000" w:rsidDel="00000000" w:rsidP="00000000" w:rsidRDefault="00000000" w:rsidRPr="00000000">
      <w:pPr>
        <w:spacing w:after="100" w:line="264" w:lineRule="auto"/>
        <w:ind w:left="360" w:firstLine="0"/>
        <w:rPr/>
      </w:pPr>
      <w:r>
        <w:rPr>
          <w:b w:val="1"/>
          <w:bCs w:val="1"/>
          <w:color w:val="1f4e36"/>
          <w:rtl w:val="0"/>
        </w:rPr>
        <w:t xml:space="preserve">C7.  </w:t>
      </w:r>
      <w:r>
        <w:rPr>
          <w:rtl w:val="0"/>
        </w:rPr>
        <w:t xml:space="preserve">Should: When a heat or outage alert is sent for a building, show the ambassadors covering it the check-ins requested on their own floors only, with the contact method each resident chose and no reason. Each is marked done, not reached or needs help in one tap, one-handed and without signal. "Not reached" and anything unresolved pass to the Hub straight away. An ambassador can add a door to the round at a resident's request, after she confirms on screen that she agrees. Individual check-in records are deleted when the disruption closes; only counts are kept.</w:t>
      </w:r>
    </w:p>
    <w:p w:rsidR="00000000" w:rsidDel="00000000" w:rsidP="00000000" w:rsidRDefault="00000000" w:rsidRPr="00000000" w14:paraId="00000061">
      <w:pPr>
        <w:pStyle w:val="Heading2"/>
        <w:keepNext w:val="0"/>
        <w:keepLines w:val="0"/>
        <w:spacing w:before="220" w:lineRule="auto"/>
        <w:rPr>
          <w:b w:val="1"/>
          <w:bCs w:val="1"/>
          <w:color w:val="2e6b4f"/>
          <w:sz w:val="24"/>
          <w:szCs w:val="24"/>
        </w:rPr>
      </w:pPr>
      <w:bookmarkStart w:colFirst="0" w:colLast="0" w:name="_8xz1oh90nr9b" w:id="16"/>
      <w:bookmarkEnd w:id="16"/>
      <w:r w:rsidDel="00000000" w:rsidR="00000000" w:rsidRPr="00000000">
        <w:rPr>
          <w:b w:val="1"/>
          <w:bCs w:val="1"/>
          <w:color w:val="2e6b4f"/>
          <w:sz w:val="24"/>
          <w:szCs w:val="24"/>
          <w:rtl w:val="0"/>
        </w:rPr>
        <w:t xml:space="preserve">7.4 The everyday layer</w:t>
      </w:r>
    </w:p>
    <w:p w:rsidR="00000000" w:rsidDel="00000000" w:rsidP="00000000" w:rsidRDefault="00000000" w:rsidRPr="00000000" w14:paraId="00000062">
      <w:pPr>
        <w:spacing w:after="100" w:line="264" w:lineRule="auto"/>
        <w:ind w:left="360" w:firstLine="0"/>
        <w:rPr/>
      </w:pPr>
      <w:r w:rsidDel="00000000" w:rsidR="00000000" w:rsidRPr="00000000">
        <w:rPr>
          <w:b w:val="1"/>
          <w:bCs w:val="1"/>
          <w:color w:val="1f4e36"/>
          <w:rtl w:val="0"/>
        </w:rPr>
        <w:t xml:space="preserve">D1.  </w:t>
      </w:r>
      <w:r w:rsidDel="00000000" w:rsidR="00000000" w:rsidRPr="00000000">
        <w:rPr>
          <w:rtl w:val="0"/>
        </w:rPr>
        <w:t xml:space="preserve">Must: A consolidated hub services and events calendar, the Hub programs, partner services, community events, and important cultural and religious dates, connected to the Hub and partner sources rather than retyped, with a shared maintenance arrangement. Cultural and religious dates serve a second purpose: they are the reference point for scheduling disruptions and consultations so that planned events avoid observances like Ramadan and Eid </w:t>
      </w:r>
      <w:r w:rsidDel="00000000" w:rsidR="00000000" w:rsidRPr="00000000">
        <w:rPr>
          <w:rtl w:val="0"/>
        </w:rPr>
      </w:r>
    </w:p>
    <w:p w:rsidR="00000000" w:rsidDel="00000000" w:rsidP="00000000" w:rsidRDefault="00000000" w:rsidRPr="00000000" w14:paraId="00000063">
      <w:pPr>
        <w:spacing w:after="100" w:line="264" w:lineRule="auto"/>
        <w:ind w:left="360" w:firstLine="0"/>
        <w:rPr/>
      </w:pPr>
      <w:r w:rsidDel="00000000" w:rsidR="00000000" w:rsidRPr="00000000">
        <w:rPr>
          <w:b w:val="1"/>
          <w:bCs w:val="1"/>
          <w:color w:val="1f4e36"/>
          <w:rtl w:val="0"/>
        </w:rPr>
        <w:t xml:space="preserve">D2.  </w:t>
      </w:r>
      <w:r w:rsidDel="00000000" w:rsidR="00000000" w:rsidRPr="00000000">
        <w:rPr>
          <w:rtl w:val="0"/>
        </w:rPr>
        <w:t xml:space="preserve">Must: A service, program, and resource navigation tool — a searchable, filterable directory that lets residents find what they need (food bank hours, settlement support, health services, legal aid, employment programs, youth programs) without knowing which organization to ask or which website to check. Covers both Thorncliffe Park and Flemingdon Park services, for everyday use and as a live reference during a disruption, not only when things are calm. Connected to the neighbourhood asset map (D3) being developed by partners (expected completion end of August 2026) rather than built separately.</w:t>
      </w:r>
      <w:r w:rsidDel="00000000" w:rsidR="00000000" w:rsidRPr="00000000">
        <w:rPr>
          <w:rtl w:val="0"/>
        </w:rPr>
      </w:r>
      <w:r>
        <w:rPr>
          <w:rtl w:val="0"/>
        </w:rPr>
        <w:t xml:space="preserve"> In v2: residents can narrow results with plain-question filters (open now, neighbourhood, language spoken, cost, whether ID or immigration status is asked for, step-free access, appointment needed); applied filters are always named on screen; and a combination with no matches offers the nearest alternative. Residents can choose a category first and then search within it. Every listing says where its information came from and when it was last confirmed ("Confirmed by [organization] on [date]" or "From public sources"), the kind of organization, and its types of service; languages spoken may be "not known". Reached from an alert or a preparedness guide, the list shows only services that can help with that disruption, each saying how, ranked by fit, open now, distance and how recently confirmed — never by whether the organization is formal or informal. Search matches on meaning as well as keywords; tagging services by category, need or disruption type is a later phase, and the help list and utility filters depend on it.</w:t>
      </w:r>
    </w:p>
    <w:p w:rsidR="00000000" w:rsidDel="00000000" w:rsidP="00000000" w:rsidRDefault="00000000" w:rsidRPr="00000000" w14:paraId="00000064">
      <w:pPr>
        <w:spacing w:after="100" w:line="264" w:lineRule="auto"/>
        <w:ind w:left="360" w:firstLine="0"/>
        <w:rPr>
          <w:b w:val="1"/>
          <w:bCs w:val="1"/>
          <w:color w:val="1f4e36"/>
        </w:rPr>
      </w:pPr>
      <w:r w:rsidDel="00000000" w:rsidR="00000000" w:rsidRPr="00000000">
        <w:rPr>
          <w:b w:val="1"/>
          <w:bCs w:val="1"/>
          <w:color w:val="1f4e36"/>
          <w:rtl w:val="0"/>
        </w:rPr>
        <w:t xml:space="preserve">D3.  </w:t>
      </w:r>
      <w:r w:rsidDel="00000000" w:rsidR="00000000" w:rsidRPr="00000000">
        <w:rPr>
          <w:rtl w:val="0"/>
        </w:rPr>
        <w:t xml:space="preserve">Must: A neighbourhood asset map — a living directory of community organizations, spaces, services, and resources at neighbourhood scale, maintained by ambassadors and community contributors with a moderation layer. Includes informal, grassroots, and faith-based resources (for example, a faith organization offering shelter space) alongside formal partner organizations, and recovery-phase resources (financial and insurance support, longer-term recovery services) alongside everyday and acute-disruption ones. Built on the ADMS data structure. Distinct from the service navigation tool (D2): the asset map is the underlying data; the navigation tool is how residents access it. Updated as the partner asset-mapping exercise delivers its outputs, and reflects partner-organization status changes reported through alerts (A6).</w:t>
      </w:r>
      <w:r w:rsidDel="00000000" w:rsidR="00000000" w:rsidRPr="00000000">
        <w:rPr>
          <w:rtl w:val="0"/>
        </w:rPr>
      </w:r>
      <w:r>
        <w:rPr>
          <w:rtl w:val="0"/>
        </w:rPr>
        <w:t xml:space="preserve"> In v2: an organization that runs a space can set it as open, full or closed for cooling, clean air, warming or device charging (F8); residents see that status, when it was last confirmed, hours, facilities, step-free access and whether ID is asked, on the same listing, the map and inside the relevant alert — a status not recently confirmed shows as unconfirmed, never as open. The map shows where Local Preparedness Kits are available, leads its filters with what is there (air conditioning, Wi-Fi, charging, washrooms, drinking water, food), and, opened from a disruption, shows only places that can help with it. It uses the CVH's own listings on a neutral base map; Google Maps is not embedded.</w:t>
      </w:r>
    </w:p>
    <w:p w:rsidR="00000000" w:rsidDel="00000000" w:rsidP="00000000" w:rsidRDefault="00000000" w:rsidRPr="00000000" w14:paraId="00000065">
      <w:pPr>
        <w:spacing w:after="100" w:line="264" w:lineRule="auto"/>
        <w:ind w:left="360" w:firstLine="0"/>
        <w:rPr>
          <w:b w:val="1"/>
          <w:bCs w:val="1"/>
          <w:color w:val="1f4e36"/>
        </w:rPr>
      </w:pPr>
      <w:r w:rsidDel="00000000" w:rsidR="00000000" w:rsidRPr="00000000">
        <w:rPr>
          <w:b w:val="1"/>
          <w:bCs w:val="1"/>
          <w:color w:val="1f4e36"/>
          <w:rtl w:val="0"/>
        </w:rPr>
        <w:t xml:space="preserve">D4.  </w:t>
      </w:r>
      <w:r w:rsidDel="00000000" w:rsidR="00000000" w:rsidRPr="00000000">
        <w:rPr>
          <w:rtl w:val="0"/>
        </w:rPr>
        <w:t xml:space="preserve">Must: A hazard directory of known local risks and problem areas (flood-prone locations, blocked drains, construction zones, buildings without air conditioning during heat events, air quality hotspots);residents, ambassadors, and partners can share one picture of what to watch for. Connected to the live status view (D6) so that known hazards surface alongside active disruptions.</w:t>
      </w:r>
      <w:r w:rsidDel="00000000" w:rsidR="00000000" w:rsidRPr="00000000">
        <w:rPr>
          <w:rtl w:val="0"/>
        </w:rPr>
      </w:r>
    </w:p>
    <w:p w:rsidR="00000000" w:rsidDel="00000000" w:rsidP="00000000" w:rsidRDefault="00000000" w:rsidRPr="00000000" w14:paraId="00000066">
      <w:pPr>
        <w:spacing w:after="100" w:line="264" w:lineRule="auto"/>
        <w:ind w:left="360" w:firstLine="0"/>
        <w:rPr/>
      </w:pPr>
      <w:r w:rsidDel="00000000" w:rsidR="00000000" w:rsidRPr="00000000">
        <w:rPr>
          <w:b w:val="1"/>
          <w:bCs w:val="1"/>
          <w:color w:val="1f4e36"/>
          <w:rtl w:val="0"/>
        </w:rPr>
        <w:t xml:space="preserve">D5.  </w:t>
      </w:r>
      <w:r w:rsidDel="00000000" w:rsidR="00000000" w:rsidRPr="00000000">
        <w:rPr>
          <w:rtl w:val="0"/>
        </w:rPr>
        <w:t xml:space="preserve">Must: A short weekly summary published at a set time, with the reading time shown. Draws from the calendar, asset map, hazard directory, and live status and create one place to catch up on what matters this week without having to check each section separately. Brief by design.</w:t>
      </w:r>
      <w:r w:rsidDel="00000000" w:rsidR="00000000" w:rsidRPr="00000000">
        <w:rPr>
          <w:rtl w:val="0"/>
        </w:rPr>
      </w:r>
    </w:p>
    <w:p w:rsidR="00000000" w:rsidDel="00000000" w:rsidP="00000000" w:rsidRDefault="00000000" w:rsidRPr="00000000" w14:paraId="00000067">
      <w:pPr>
        <w:spacing w:after="100" w:line="264" w:lineRule="auto"/>
        <w:ind w:left="360" w:firstLine="0"/>
        <w:rPr/>
      </w:pPr>
      <w:r w:rsidDel="00000000" w:rsidR="00000000" w:rsidRPr="00000000">
        <w:rPr>
          <w:b w:val="1"/>
          <w:bCs w:val="1"/>
          <w:color w:val="1f4e36"/>
          <w:rtl w:val="0"/>
        </w:rPr>
        <w:t xml:space="preserve">D6.  </w:t>
      </w:r>
      <w:r w:rsidDel="00000000" w:rsidR="00000000" w:rsidRPr="00000000">
        <w:rPr>
          <w:rtl w:val="0"/>
        </w:rPr>
        <w:t xml:space="preserve">Must: A live status view for each building (if possible) and the wider neighbourhood, and partner organizations and their services, colour-coded: red for an active problem, amber for work in progress, green for resolved. Updated by ambassadors and staff; feeds from incident reports in Section 7.2.</w:t>
      </w:r>
      <w:r w:rsidDel="00000000" w:rsidR="00000000" w:rsidRPr="00000000">
        <w:rPr>
          <w:rtl w:val="0"/>
        </w:rPr>
      </w:r>
    </w:p>
    <w:p w:rsidR="00000000" w:rsidDel="00000000" w:rsidP="00000000" w:rsidRDefault="00000000" w:rsidRPr="00000000" w14:paraId="00000068">
      <w:pPr>
        <w:spacing w:after="100" w:line="264" w:lineRule="auto"/>
        <w:ind w:left="360" w:firstLine="0"/>
        <w:rPr/>
      </w:pPr>
      <w:r w:rsidDel="00000000" w:rsidR="00000000" w:rsidRPr="00000000">
        <w:rPr>
          <w:b w:val="1"/>
          <w:bCs w:val="1"/>
          <w:color w:val="1f4e36"/>
          <w:rtl w:val="0"/>
        </w:rPr>
        <w:t xml:space="preserve">D7.  </w:t>
      </w:r>
      <w:r w:rsidDel="00000000" w:rsidR="00000000" w:rsidRPr="00000000">
        <w:rPr>
          <w:rtl w:val="0"/>
        </w:rPr>
        <w:t xml:space="preserve">Must: A local emergency preparedness toolkit with plain-language guides for the disruption types most common in these neighbourhoods (power outage, flood, elevator failure, extreme heat, wildfire smoke, fire evacuation), with what to do before, during, and after. Emergency contact numbers dialable directly from the app. Aligned with the Local Preparedness Kit being developed in parallel so the two reinforce rather than duplicate each other.</w:t>
      </w:r>
      <w:r>
        <w:rPr>
          <w:rtl w:val="0"/>
        </w:rPr>
        <w:t xml:space="preserve"> In v2: one place for essential numbers, reachable from the toolkit and every guide, each named by what it is for — 911 set apart with when to call it, 211, 311, and the building contact where known (or the ambassador route where not). A guide reached from an alert opens at "during". Guide content is AI-generated placeholder in the prototype and is checked by people before production.</w:t>
      </w:r>
    </w:p>
    <w:p w:rsidR="00000000" w:rsidDel="00000000" w:rsidP="00000000" w:rsidRDefault="00000000" w:rsidRPr="00000000" w14:paraId="00000069">
      <w:pPr>
        <w:spacing w:after="100" w:line="264" w:lineRule="auto"/>
        <w:ind w:left="360" w:firstLine="0"/>
        <w:rPr/>
      </w:pPr>
      <w:r w:rsidDel="00000000" w:rsidR="00000000" w:rsidRPr="00000000">
        <w:rPr>
          <w:b w:val="1"/>
          <w:bCs w:val="1"/>
          <w:color w:val="1f4e36"/>
          <w:rtl w:val="0"/>
        </w:rPr>
        <w:t xml:space="preserve">D8.</w:t>
      </w:r>
      <w:r w:rsidDel="00000000" w:rsidR="00000000" w:rsidRPr="00000000">
        <w:rPr>
          <w:rtl w:val="0"/>
        </w:rPr>
        <w:t xml:space="preserve">  Must: Education and awareness content for emergency preparedness, available between emergencies: short prevention tips (for example, what to do before a water shutdown), plain-language guides, quizzes, workshop listings, and occasional practice runs so residents build readiness during calm periods rather than learning during crise</w:t>
      </w:r>
      <w:r w:rsidDel="00000000" w:rsidR="00000000" w:rsidRPr="00000000">
        <w:rPr>
          <w:sz w:val="24"/>
          <w:szCs w:val="24"/>
          <w:rtl w:val="0"/>
        </w:rPr>
        <w:t xml:space="preserve">s</w:t>
      </w:r>
      <w:r w:rsidDel="00000000" w:rsidR="00000000" w:rsidRPr="00000000">
        <w:rPr>
          <w:rtl w:val="0"/>
        </w:rPr>
      </w:r>
    </w:p>
    <w:p w:rsidR="00000000" w:rsidDel="00000000" w:rsidP="00000000" w:rsidRDefault="00000000" w:rsidRPr="00000000" w14:paraId="0000006A">
      <w:pPr>
        <w:spacing w:after="100" w:line="264" w:lineRule="auto"/>
        <w:ind w:left="360" w:firstLine="0"/>
        <w:rPr>
          <w:i w:val="1"/>
          <w:iCs w:val="1"/>
        </w:rPr>
      </w:pPr>
      <w:r>
        <w:rPr>
          <w:b w:val="1"/>
          <w:bCs w:val="1"/>
          <w:color w:val="1f4e36"/>
          <w:rtl w:val="0"/>
        </w:rPr>
        <w:t xml:space="preserve">D9.  </w:t>
      </w:r>
      <w:r>
        <w:rPr>
          <w:rtl w:val="0"/>
        </w:rPr>
        <w:t xml:space="preserve">Should: Let residents, ambassadors, and community groups submit content (including events, resources, updates, flyers) through a moderation queue using simple templates. Nothing appears without review. Ambassadors have a lighter-touch submission path given their trusted role. Opening hours are entered by day; optional fields are simply marked optional; photos are not accepted from community contributions; comments on entries or alerts are not part of v1. (Without community contribution the asset map and calendar go stale; moderation is what keeps the CVH from becoming a spam or marketing channel.)</w:t>
      </w:r>
    </w:p>
    <w:p w:rsidR="00000000" w:rsidDel="00000000" w:rsidP="00000000" w:rsidRDefault="00000000" w:rsidRPr="00000000" w14:paraId="0000006B">
      <w:pPr>
        <w:spacing w:after="100" w:line="264" w:lineRule="auto"/>
        <w:ind w:left="360" w:firstLine="0"/>
        <w:rPr>
          <w:i w:val="1"/>
          <w:iCs w:val="1"/>
        </w:rPr>
      </w:pPr>
      <w:r w:rsidDel="00000000" w:rsidR="00000000" w:rsidRPr="00000000">
        <w:rPr>
          <w:b w:val="1"/>
          <w:bCs w:val="1"/>
          <w:color w:val="1f4e36"/>
          <w:rtl w:val="0"/>
        </w:rPr>
        <w:t xml:space="preserve">D10.  </w:t>
      </w:r>
      <w:r w:rsidDel="00000000" w:rsidR="00000000" w:rsidRPr="00000000">
        <w:rPr>
          <w:rtl w:val="0"/>
        </w:rPr>
        <w:t xml:space="preserve">Should: Offer a chatbot-style query as an alternative to browsing the navigation tool (D2) (i.e., a resident asks a plain-language question and gets a direct answer, rather than only filtering a list).</w:t>
      </w:r>
      <w:r w:rsidDel="00000000" w:rsidR="00000000" w:rsidRPr="00000000">
        <w:rPr>
          <w:rtl w:val="0"/>
        </w:rPr>
      </w:r>
    </w:p>
    <w:p w:rsidR="00000000" w:rsidDel="00000000" w:rsidP="00000000" w:rsidRDefault="00000000" w:rsidRPr="00000000" w14:paraId="0000006C">
      <w:pPr>
        <w:spacing w:after="100" w:line="264" w:lineRule="auto"/>
        <w:ind w:left="360" w:firstLine="0"/>
        <w:rPr/>
      </w:pPr>
      <w:r w:rsidDel="00000000" w:rsidR="00000000" w:rsidRPr="00000000">
        <w:rPr>
          <w:b w:val="1"/>
          <w:bCs w:val="1"/>
          <w:color w:val="1f4e36"/>
          <w:rtl w:val="0"/>
        </w:rPr>
        <w:t xml:space="preserve">D11.  </w:t>
      </w:r>
      <w:r w:rsidDel="00000000" w:rsidR="00000000" w:rsidRPr="00000000">
        <w:rPr>
          <w:rtl w:val="0"/>
        </w:rPr>
        <w:t xml:space="preserve">Later: Incentives and light games (e.g., participation streaks, raffle draws, puzzles) once funding for incentives is confirmed and the core layer is established.</w:t>
      </w:r>
    </w:p>
    <w:p w:rsidR="00000000" w:rsidDel="00000000" w:rsidP="00000000" w:rsidRDefault="00000000" w:rsidRPr="00000000">
      <w:pPr>
        <w:spacing w:after="100" w:line="264" w:lineRule="auto"/>
        <w:ind w:left="360" w:firstLine="0"/>
        <w:rPr/>
      </w:pPr>
      <w:r>
        <w:rPr>
          <w:b w:val="1"/>
          <w:bCs w:val="1"/>
          <w:color w:val="1f4e36"/>
          <w:rtl w:val="0"/>
        </w:rPr>
        <w:t xml:space="preserve">D12.  </w:t>
      </w:r>
      <w:r>
        <w:rPr>
          <w:rtl w:val="0"/>
        </w:rPr>
        <w:t xml:space="preserve">Should: A seasonal heads-up before heat season, wildfire smoke season and winter, which residents choose to turn on: at most one per season, never sent by text message, naming one or two things to do and linking to the matching guide and any local preparation event.</w:t>
      </w:r>
    </w:p>
    <w:p w:rsidR="00000000" w:rsidDel="00000000" w:rsidP="00000000" w:rsidRDefault="00000000" w:rsidRPr="00000000" w14:paraId="0000006D">
      <w:pPr>
        <w:pStyle w:val="Heading2"/>
        <w:keepNext w:val="0"/>
        <w:keepLines w:val="0"/>
        <w:spacing w:before="220" w:lineRule="auto"/>
        <w:rPr>
          <w:b w:val="1"/>
          <w:bCs w:val="1"/>
          <w:color w:val="ff0000"/>
          <w:sz w:val="24"/>
          <w:szCs w:val="24"/>
        </w:rPr>
      </w:pPr>
      <w:bookmarkStart w:colFirst="0" w:colLast="0" w:name="_uz2a0kgsws02" w:id="17"/>
      <w:bookmarkEnd w:id="17"/>
      <w:r w:rsidDel="00000000" w:rsidR="00000000" w:rsidRPr="00000000">
        <w:rPr>
          <w:b w:val="1"/>
          <w:bCs w:val="1"/>
          <w:color w:val="2e6b4f"/>
          <w:sz w:val="24"/>
          <w:szCs w:val="24"/>
          <w:rtl w:val="0"/>
        </w:rPr>
        <w:t xml:space="preserve">7.5 Ambassador and floor contact tools</w:t>
      </w:r>
      <w:r w:rsidDel="00000000" w:rsidR="00000000" w:rsidRPr="00000000">
        <w:rPr>
          <w:rtl w:val="0"/>
        </w:rPr>
      </w:r>
    </w:p>
    <w:p w:rsidR="00000000" w:rsidDel="00000000" w:rsidP="00000000" w:rsidRDefault="00000000" w:rsidRPr="00000000" w14:paraId="0000006E">
      <w:pPr>
        <w:spacing w:after="100" w:line="264" w:lineRule="auto"/>
        <w:ind w:left="360" w:firstLine="0"/>
        <w:rPr/>
      </w:pPr>
      <w:commentRangeStart w:id="14"/>
      <w:r w:rsidDel="00000000" w:rsidR="00000000" w:rsidRPr="00000000">
        <w:rPr>
          <w:b w:val="1"/>
          <w:bCs w:val="1"/>
          <w:color w:val="1f4e36"/>
          <w:rtl w:val="0"/>
        </w:rPr>
        <w:t xml:space="preserve">E1.  </w:t>
      </w:r>
      <w:r w:rsidDel="00000000" w:rsidR="00000000" w:rsidRPr="00000000">
        <w:rPr>
          <w:rtl w:val="0"/>
        </w:rPr>
        <w:t xml:space="preserve">Must: Show each ambassador the alerts for their building or floor, which residents have not yet confirmed receipt, and any "need help" signals in their area in order for ambassadors to know exactly who to follow up with and in what order.</w:t>
      </w:r>
      <w:commentRangeEnd w:id="14"/>
      <w:r w:rsidDel="00000000" w:rsidR="00000000" w:rsidRPr="00000000">
        <w:commentReference w:id="14"/>
      </w:r>
      <w:r w:rsidDel="00000000" w:rsidR="00000000" w:rsidRPr="00000000">
        <w:rPr>
          <w:rtl w:val="0"/>
        </w:rPr>
      </w:r>
      <w:r>
        <w:rPr>
          <w:rtl w:val="0"/>
        </w:rPr>
        <w:t xml:space="preserve"> Residents who ask for a check-in choose how they would like to be followed up — a phone call, a text message, or a knock on the door (C6).</w:t>
      </w:r>
    </w:p>
    <w:p w:rsidR="00000000" w:rsidDel="00000000" w:rsidP="00000000" w:rsidRDefault="00000000" w:rsidRPr="00000000" w14:paraId="0000006F">
      <w:pPr>
        <w:spacing w:after="100" w:line="264" w:lineRule="auto"/>
        <w:ind w:left="360" w:firstLine="0"/>
        <w:rPr/>
      </w:pPr>
      <w:r>
        <w:rPr>
          <w:b w:val="1"/>
          <w:bCs w:val="1"/>
          <w:color w:val="1f4e36"/>
          <w:rtl w:val="0"/>
        </w:rPr>
        <w:t xml:space="preserve">E2.  </w:t>
      </w:r>
      <w:r>
        <w:rPr>
          <w:rtl w:val="0"/>
        </w:rPr>
        <w:t xml:space="preserve">Must: Let ambassadors post building-level updates and incident reports on behalf of residents in their building, including the ability to mark a reported incident as resolved once they have verified it on the ground. In v2: an ambassador can post to any floor of the building or buildings they are assigned to, choosing floors as a range, a list or the whole building, and one or more building-level disruption types (power, water or plumbing, elevator, fire alarm or evacuation, flood or leak) or "Other", which requires a line of text and shows 911 first. Posts are attributed to the role and building, shown before posting. Whether a post goes out directly or waits for the Hub's approval depends on its disruption type, set by the Hub for each type (in the prototype: power, water, elevator, and flood or leak go out directly; fire alarm or evacuation, and Other, wait). Direct posts appear as "Not yet verified" until the Hub reviews them; the Hub reviews every ambassador post as a priority and can verify, correct or withdraw it.</w:t>
      </w:r>
    </w:p>
    <w:p w:rsidR="00000000" w:rsidDel="00000000" w:rsidP="00000000" w:rsidRDefault="00000000" w:rsidRPr="00000000" w14:paraId="00000070">
      <w:pPr>
        <w:spacing w:after="100" w:line="264" w:lineRule="auto"/>
        <w:ind w:left="360" w:firstLine="0"/>
        <w:rPr/>
      </w:pPr>
      <w:r w:rsidDel="00000000" w:rsidR="00000000" w:rsidRPr="00000000">
        <w:rPr>
          <w:b w:val="1"/>
          <w:bCs w:val="1"/>
          <w:color w:val="1f4e36"/>
          <w:rtl w:val="0"/>
        </w:rPr>
        <w:t xml:space="preserve">E3.  </w:t>
      </w:r>
      <w:r w:rsidDel="00000000" w:rsidR="00000000" w:rsidRPr="00000000">
        <w:rPr>
          <w:rtl w:val="0"/>
        </w:rPr>
        <w:t xml:space="preserve">Must: Let ambassadors report back on their outreach (who has been reached, who still needs follow-up, and any residents flagged for further support) so the Hub and partners have a live picture of coverage during a disruption.</w:t>
      </w:r>
      <w:r>
        <w:rPr>
          <w:rtl w:val="0"/>
        </w:rPr>
        <w:t xml:space="preserve"> This includes the check-in round (C7), reported to the Hub as counts by building and floor.</w:t>
      </w:r>
    </w:p>
    <w:p w:rsidR="00000000" w:rsidDel="00000000" w:rsidP="00000000" w:rsidRDefault="00000000" w:rsidRPr="00000000" w14:paraId="00000071">
      <w:pPr>
        <w:spacing w:after="100" w:line="264" w:lineRule="auto"/>
        <w:ind w:left="360" w:firstLine="0"/>
        <w:rPr/>
      </w:pPr>
      <w:r w:rsidDel="00000000" w:rsidR="00000000" w:rsidRPr="00000000">
        <w:rPr>
          <w:b w:val="1"/>
          <w:bCs w:val="1"/>
          <w:color w:val="1f4e36"/>
          <w:rtl w:val="0"/>
        </w:rPr>
        <w:t xml:space="preserve">E4.</w:t>
      </w:r>
      <w:r w:rsidDel="00000000" w:rsidR="00000000" w:rsidRPr="00000000">
        <w:rPr>
          <w:rtl w:val="0"/>
        </w:rPr>
        <w:t xml:space="preserve"> Must: Give ambassadors a simple way to submit and update content for the everyday layer (events, resource updates, asset map entries) through a lighter-touch moderation path than the general community submission route, reflecting their trusted and accountable role</w:t>
      </w:r>
    </w:p>
    <w:p w:rsidR="00000000" w:rsidDel="00000000" w:rsidP="00000000" w:rsidRDefault="00000000" w:rsidRPr="00000000" w14:paraId="00000072">
      <w:pPr>
        <w:spacing w:after="100" w:line="264" w:lineRule="auto"/>
        <w:ind w:left="360" w:firstLine="0"/>
        <w:rPr/>
      </w:pPr>
      <w:r w:rsidDel="00000000" w:rsidR="00000000" w:rsidRPr="00000000">
        <w:rPr>
          <w:b w:val="1"/>
          <w:bCs w:val="1"/>
          <w:color w:val="1f4e36"/>
          <w:rtl w:val="0"/>
        </w:rPr>
        <w:t xml:space="preserve">E5.  </w:t>
      </w:r>
      <w:r w:rsidDel="00000000" w:rsidR="00000000" w:rsidRPr="00000000">
        <w:rPr>
          <w:rtl w:val="0"/>
        </w:rPr>
        <w:t xml:space="preserve">Should: Show coverage across the neighbourhood (which floors and buildings have an active ambassador and which do not) so gaps are visible to Hub staff and can be addressed before a disruption, not during one.</w:t>
      </w:r>
      <w:r w:rsidDel="00000000" w:rsidR="00000000" w:rsidRPr="00000000">
        <w:rPr>
          <w:rtl w:val="0"/>
        </w:rPr>
      </w:r>
    </w:p>
    <w:p w:rsidR="00000000" w:rsidDel="00000000" w:rsidP="00000000" w:rsidRDefault="00000000" w:rsidRPr="00000000">
      <w:pPr>
        <w:spacing w:after="100" w:line="264" w:lineRule="auto"/>
        <w:ind w:left="360" w:firstLine="0"/>
        <w:rPr/>
      </w:pPr>
      <w:r>
        <w:rPr>
          <w:b w:val="1"/>
          <w:bCs w:val="1"/>
          <w:color w:val="1f4e36"/>
          <w:rtl w:val="0"/>
        </w:rPr>
        <w:t xml:space="preserve">E6.  </w:t>
      </w:r>
      <w:r>
        <w:rPr>
          <w:rtl w:val="0"/>
        </w:rPr>
        <w:t xml:space="preserve">Should: After a check-in, let an ambassador connect a resident who needs something that is not an emergency to the right non-emergency service — 911 offered first for anything urgent, then services open now in the resident's language — in no more than two taps. The ambassador tells the resident or writes it down; the service is never sent to her by text message. Only the service category is recorded, and the Hub can follow up.</w:t>
      </w:r>
    </w:p>
    <w:p w:rsidR="00000000" w:rsidDel="00000000" w:rsidP="00000000" w:rsidRDefault="00000000" w:rsidRPr="00000000" w14:paraId="00000073">
      <w:pPr>
        <w:spacing w:after="160" w:line="276" w:lineRule="auto"/>
        <w:ind w:left="360" w:firstLine="0"/>
        <w:rPr/>
      </w:pPr>
      <w:r w:rsidDel="00000000" w:rsidR="00000000" w:rsidRPr="00000000">
        <w:rPr>
          <w:i w:val="1"/>
          <w:iCs w:val="1"/>
          <w:color w:val="555555"/>
          <w:sz w:val="20"/>
          <w:szCs w:val="20"/>
          <w:rtl w:val="0"/>
        </w:rPr>
        <w:t xml:space="preserve">Note: the ambassador role itself — its boundaries, time expectations, and incentives — is an organizational decision the Hub must make alongside this product. The tools above ship in v1; the fuller coordination features wait until the role is defined.</w:t>
      </w:r>
      <w:r w:rsidDel="00000000" w:rsidR="00000000" w:rsidRPr="00000000">
        <w:rPr>
          <w:rtl w:val="0"/>
        </w:rPr>
      </w:r>
      <w:r>
        <w:rPr>
          <w:i w:val="1"/>
          <w:iCs w:val="1"/>
          <w:color w:val="555555"/>
          <w:sz w:val="20"/>
          <w:szCs w:val="20"/>
          <w:rtl w:val="0"/>
        </w:rPr>
        <w:t xml:space="preserve"> In v2, which ambassador posts need the Hub's approval is set by disruption type (E2); what ambassadors are trained to post, to escalate, and never to post still needs an owner (Section 12).</w:t>
      </w:r>
    </w:p>
    <w:p w:rsidR="00000000" w:rsidDel="00000000" w:rsidP="00000000" w:rsidRDefault="00000000" w:rsidRPr="00000000" w14:paraId="00000074">
      <w:pPr>
        <w:pStyle w:val="Heading2"/>
        <w:keepNext w:val="0"/>
        <w:keepLines w:val="0"/>
        <w:spacing w:before="220" w:lineRule="auto"/>
        <w:rPr>
          <w:b w:val="1"/>
          <w:bCs w:val="1"/>
          <w:color w:val="2e6b4f"/>
          <w:sz w:val="24"/>
          <w:szCs w:val="24"/>
        </w:rPr>
      </w:pPr>
      <w:bookmarkStart w:colFirst="0" w:colLast="0" w:name="_wtwj7a6jk4a0" w:id="18"/>
      <w:bookmarkEnd w:id="18"/>
      <w:r w:rsidDel="00000000" w:rsidR="00000000" w:rsidRPr="00000000">
        <w:rPr>
          <w:b w:val="1"/>
          <w:bCs w:val="1"/>
          <w:color w:val="2e6b4f"/>
          <w:sz w:val="24"/>
          <w:szCs w:val="24"/>
          <w:rtl w:val="0"/>
        </w:rPr>
        <w:t xml:space="preserve">7.6 Partner coordination</w:t>
      </w:r>
    </w:p>
    <w:p w:rsidR="00000000" w:rsidDel="00000000" w:rsidP="00000000" w:rsidRDefault="00000000" w:rsidRPr="00000000" w14:paraId="00000075">
      <w:pPr>
        <w:spacing w:after="100" w:line="264" w:lineRule="auto"/>
        <w:ind w:left="360" w:firstLine="0"/>
        <w:rPr/>
      </w:pPr>
      <w:r>
        <w:rPr>
          <w:b w:val="1"/>
          <w:bCs w:val="1"/>
          <w:color w:val="1f4e36"/>
          <w:rtl w:val="0"/>
        </w:rPr>
        <w:t xml:space="preserve">F1.  </w:t>
      </w:r>
      <w:r>
        <w:rPr>
          <w:rtl w:val="0"/>
        </w:rPr>
        <w:t xml:space="preserve">Must: A shared coordination space where the Hub, Red Cross, the City and other partners coordinate during a disruption on who is doing what, and handoffs. It is built into the CVH as a separate Hub and partner space, apart from the resident and ambassador app, replacing the current mix of Outlook, email and WhatsApp with one cross-partner channel (Slack is no longer the candidate). A space is opened from a disruption, never from nothing, already carrying its type, level, location, start time and stated purpose, and its playbook (F9) and matching standing commitments (F7). Partners post structured statements — doing this, can take this on, cannot cover this, need this — alongside ordinary conversation, each attributed to both the organization and the person.</w:t>
      </w:r>
    </w:p>
    <w:p w:rsidR="00000000" w:rsidDel="00000000" w:rsidP="00000000" w:rsidRDefault="00000000" w:rsidRPr="00000000" w14:paraId="00000076">
      <w:pPr>
        <w:spacing w:after="100" w:line="264" w:lineRule="auto"/>
        <w:ind w:left="360" w:firstLine="0"/>
        <w:rPr/>
      </w:pPr>
      <w:r w:rsidDel="00000000" w:rsidR="00000000" w:rsidRPr="00000000">
        <w:rPr>
          <w:b w:val="1"/>
          <w:bCs w:val="1"/>
          <w:color w:val="1f4e36"/>
          <w:rtl w:val="0"/>
        </w:rPr>
        <w:t xml:space="preserve">F</w:t>
      </w:r>
      <w:r w:rsidDel="00000000" w:rsidR="00000000" w:rsidRPr="00000000">
        <w:rPr>
          <w:b w:val="1"/>
          <w:bCs w:val="1"/>
          <w:color w:val="1f4e36"/>
          <w:rtl w:val="0"/>
        </w:rPr>
        <w:t xml:space="preserve">2.  </w:t>
      </w:r>
      <w:r w:rsidDel="00000000" w:rsidR="00000000" w:rsidRPr="00000000">
        <w:rPr>
          <w:rtl w:val="0"/>
        </w:rPr>
        <w:t xml:space="preserve">Must: </w:t>
      </w:r>
      <w:r w:rsidDel="00000000" w:rsidR="00000000" w:rsidRPr="00000000">
        <w:rPr>
          <w:rtl w:val="0"/>
        </w:rPr>
        <w:t xml:space="preserve">A way to designate frontline-staff teams in advance and activate them by disruption type and level, so the right people are notified and pulled in automatically once a disruption is classified.</w:t>
      </w:r>
      <w:r>
        <w:rPr>
          <w:rtl w:val="0"/>
        </w:rPr>
        <w:t xml:space="preserve"> Activation triggers are defined in advance for each disruption type and level and tied to named external events where they exist (an Environment and Climate Change Canada heat warning, a special air quality statement, a power outage lasting longer than an agreed time). A matching event prompts Hub staff to confirm; nothing reaches frontline teams without a person confirming it.</w:t>
      </w:r>
    </w:p>
    <w:p w:rsidR="00000000" w:rsidDel="00000000" w:rsidP="00000000" w:rsidRDefault="00000000" w:rsidRPr="00000000" w14:paraId="00000077">
      <w:pPr>
        <w:spacing w:after="100" w:line="264" w:lineRule="auto"/>
        <w:ind w:left="360" w:firstLine="0"/>
        <w:rPr/>
      </w:pPr>
      <w:r w:rsidDel="00000000" w:rsidR="00000000" w:rsidRPr="00000000">
        <w:rPr>
          <w:b w:val="1"/>
          <w:bCs w:val="1"/>
          <w:color w:val="1f4e36"/>
          <w:rtl w:val="0"/>
        </w:rPr>
        <w:t xml:space="preserve">F</w:t>
      </w:r>
      <w:r w:rsidDel="00000000" w:rsidR="00000000" w:rsidRPr="00000000">
        <w:rPr>
          <w:b w:val="1"/>
          <w:bCs w:val="1"/>
          <w:color w:val="1f4e36"/>
          <w:rtl w:val="0"/>
        </w:rPr>
        <w:t xml:space="preserve">3.  </w:t>
      </w:r>
      <w:r w:rsidDel="00000000" w:rsidR="00000000" w:rsidRPr="00000000">
        <w:rPr>
          <w:rtl w:val="0"/>
        </w:rPr>
        <w:t xml:space="preserve">Must: </w:t>
      </w:r>
      <w:r w:rsidDel="00000000" w:rsidR="00000000" w:rsidRPr="00000000">
        <w:rPr>
          <w:rtl w:val="0"/>
        </w:rPr>
        <w:t xml:space="preserve">When the frontline network is activated for a specific disruption type and level, deliver that alert directly to the pre-identified frontline staff (F2), using the same multi-channel delivery already required for resident alerts (A2), rather than relying on leadership to relay it.</w:t>
      </w:r>
      <w:r>
        <w:rPr>
          <w:rtl w:val="0"/>
        </w:rPr>
        <w:t xml:space="preserve"> The notification states the disruption, the level, what is being asked, and how to join the shared space.</w:t>
      </w:r>
    </w:p>
    <w:p w:rsidR="00000000" w:rsidDel="00000000" w:rsidP="00000000" w:rsidRDefault="00000000" w:rsidRPr="00000000" w14:paraId="00000078">
      <w:pPr>
        <w:spacing w:after="100" w:line="264" w:lineRule="auto"/>
        <w:ind w:left="360" w:firstLine="0"/>
        <w:rPr/>
      </w:pPr>
      <w:r w:rsidDel="00000000" w:rsidR="00000000" w:rsidRPr="00000000">
        <w:rPr>
          <w:b w:val="1"/>
          <w:bCs w:val="1"/>
          <w:color w:val="1f4e36"/>
          <w:rtl w:val="0"/>
        </w:rPr>
        <w:t xml:space="preserve">F</w:t>
      </w:r>
      <w:r w:rsidDel="00000000" w:rsidR="00000000" w:rsidRPr="00000000">
        <w:rPr>
          <w:b w:val="1"/>
          <w:bCs w:val="1"/>
          <w:color w:val="1f4e36"/>
          <w:rtl w:val="0"/>
        </w:rPr>
        <w:t xml:space="preserve">4</w:t>
      </w:r>
      <w:r w:rsidDel="00000000" w:rsidR="00000000" w:rsidRPr="00000000">
        <w:rPr>
          <w:rtl w:val="0"/>
        </w:rPr>
        <w:t xml:space="preserve">. </w:t>
      </w:r>
      <w:r w:rsidDel="00000000" w:rsidR="00000000" w:rsidRPr="00000000">
        <w:rPr>
          <w:rtl w:val="0"/>
        </w:rPr>
        <w:t xml:space="preserve">Should: </w:t>
      </w:r>
      <w:r w:rsidDel="00000000" w:rsidR="00000000" w:rsidRPr="00000000">
        <w:rPr>
          <w:rtl w:val="0"/>
        </w:rPr>
        <w:t xml:space="preserve">A resource-availability dashboard showing what each partner organization currently offers and its status, visible to Hub staff, ambassadors, and partner organizations, for both an ordinary week and a disruption.</w:t>
      </w:r>
      <w:r>
        <w:rPr>
          <w:rtl w:val="0"/>
        </w:rPr>
        <w:t xml:space="preserve"> In v2 this includes the supplies each organization holds (for example water, masks, power banks, cots, interpreters) with a location and rough quantity, updated in one action, which a "we need this" statement can point to.</w:t>
      </w:r>
    </w:p>
    <w:p w:rsidR="00000000" w:rsidDel="00000000" w:rsidP="00000000" w:rsidRDefault="00000000" w:rsidRPr="00000000" w14:paraId="00000079">
      <w:pPr>
        <w:spacing w:after="100" w:line="264" w:lineRule="auto"/>
        <w:ind w:left="360" w:firstLine="0"/>
        <w:rPr/>
      </w:pPr>
      <w:r w:rsidDel="00000000" w:rsidR="00000000" w:rsidRPr="00000000">
        <w:rPr>
          <w:b w:val="1"/>
          <w:bCs w:val="1"/>
          <w:color w:val="1f4e36"/>
          <w:rtl w:val="0"/>
        </w:rPr>
        <w:t xml:space="preserve">F5. </w:t>
      </w:r>
      <w:r w:rsidDel="00000000" w:rsidR="00000000" w:rsidRPr="00000000">
        <w:rPr>
          <w:rtl w:val="0"/>
        </w:rPr>
        <w:t xml:space="preserve">Should: A resource-utilization / organizational-capacity dashboard showing how stretched each partner organization is at a given time, so coordination accounts for real capacity rather than assumed capacity.</w:t>
      </w:r>
      <w:r>
        <w:rPr>
          <w:rtl w:val="0"/>
        </w:rPr>
        <w:t xml:space="preserve"> Capacity is self-declared by each organization and shown beside its name throughout.</w:t>
      </w:r>
    </w:p>
    <w:p w:rsidR="00000000" w:rsidDel="00000000" w:rsidP="00000000" w:rsidRDefault="00000000" w:rsidRPr="00000000" w14:paraId="0000007A">
      <w:pPr>
        <w:spacing w:after="100" w:line="264" w:lineRule="auto"/>
        <w:ind w:left="360" w:firstLine="0"/>
        <w:rPr/>
      </w:pPr>
      <w:r>
        <w:rPr>
          <w:b w:val="1"/>
          <w:bCs w:val="1"/>
          <w:color w:val="1f4e36"/>
          <w:rtl w:val="0"/>
        </w:rPr>
        <w:t xml:space="preserve">F6. </w:t>
      </w:r>
      <w:r>
        <w:rPr>
          <w:rtl w:val="0"/>
        </w:rPr>
        <w:t xml:space="preserve">Must: A coverage view assembled automatically from the partners' statements, commitments and playbook items, and built from F4 and F5 — covered, being worked on, waiting on someone, and not covered — so that an organization joining six hours in can orient from it alone. It shows, read-only, where the ambassador network reaches and check-in round progress as counts (the partner-facing counterpart to the ambassador-coverage view in E5), and where mapped partner resources do not reach.</w:t>
      </w:r>
    </w:p>
    <w:p w:rsidR="00000000" w:rsidDel="00000000" w:rsidP="00000000" w:rsidRDefault="00000000" w:rsidRPr="00000000" w14:paraId="0000007B">
      <w:pPr>
        <w:spacing w:after="100" w:line="264" w:lineRule="auto"/>
        <w:ind w:left="360" w:firstLine="0"/>
        <w:rPr/>
      </w:pPr>
      <w:r>
        <w:rPr>
          <w:b w:val="1"/>
          <w:bCs w:val="1"/>
          <w:color w:val="1f4e36"/>
          <w:rtl w:val="0"/>
        </w:rPr>
        <w:t xml:space="preserve">F7. </w:t>
      </w:r>
      <w:r>
        <w:rPr>
          <w:rtl w:val="0"/>
        </w:rPr>
        <w:t xml:space="preserve">Should: A documented, visible statement of where each partner organization's support, including the Hub's own, starts and ends, tied to real-time resource availability (F5) rather than fixed on paper, so partners, the City, Red Cross, and residents all know what to expect before capacity runs out. Recorded in advance as standing commitments by disruption type and by mode (everyday, during a disruption, recovery), with a contact role, a link to the agreement it comes from and a review date; loaded into the coverage view as committed but not yet confirmed when a matching disruption opens, and confirmed or declined in one action.</w:t>
      </w:r>
    </w:p>
    <w:p w:rsidR="00000000" w:rsidDel="00000000" w:rsidP="00000000" w:rsidRDefault="00000000" w:rsidRPr="00000000">
      <w:pPr>
        <w:spacing w:after="100" w:line="264" w:lineRule="auto"/>
        <w:ind w:left="360" w:firstLine="0"/>
        <w:rPr/>
      </w:pPr>
      <w:r>
        <w:rPr>
          <w:b w:val="1"/>
          <w:bCs w:val="1"/>
          <w:color w:val="1f4e36"/>
          <w:rtl w:val="0"/>
        </w:rPr>
        <w:t xml:space="preserve">F8.  </w:t>
      </w:r>
      <w:r>
        <w:rPr>
          <w:rtl w:val="0"/>
        </w:rPr>
        <w:t xml:space="preserve">Must: Let each organization that runs a space set it as open, full or closed, for what (cooling, clean air, warming, device charging), with hours and facilities, in one action. Only that organization and the Hub can change it; the change reaches the resident-facing listing and any linked alert at once (D3); a status not confirmed within an agreed period is flagged as going stale.</w:t>
      </w:r>
    </w:p>
    <w:p w:rsidR="00000000" w:rsidDel="00000000" w:rsidP="00000000" w:rsidRDefault="00000000" w:rsidRPr="00000000">
      <w:pPr>
        <w:spacing w:after="100" w:line="264" w:lineRule="auto"/>
        <w:ind w:left="360" w:firstLine="0"/>
        <w:rPr/>
      </w:pPr>
      <w:r>
        <w:rPr>
          <w:b w:val="1"/>
          <w:bCs w:val="1"/>
          <w:color w:val="1f4e36"/>
          <w:rtl w:val="0"/>
        </w:rPr>
        <w:t xml:space="preserve">F9.  </w:t>
      </w:r>
      <w:r>
        <w:rPr>
          <w:rtl w:val="0"/>
        </w:rPr>
        <w:t xml:space="preserve">Should: One playbook for each of the six disruptions in the preparedness toolkit (D7), agreed with partners in advance: who is activated, which spaces open, which alert templates are used, what is asked of each partner, how long an alert may go without an update, and which ambassador posts need Hub approval. A playbook loads into the shared space when a disruption opens, is versioned, and can be adjusted for one disruption without changing the agreed version.</w:t>
      </w:r>
    </w:p>
    <w:p w:rsidR="00000000" w:rsidDel="00000000" w:rsidP="00000000" w:rsidRDefault="00000000" w:rsidRPr="00000000">
      <w:pPr>
        <w:spacing w:after="100" w:line="264" w:lineRule="auto"/>
        <w:ind w:left="360" w:firstLine="0"/>
        <w:rPr/>
      </w:pPr>
      <w:r>
        <w:rPr>
          <w:b w:val="1"/>
          <w:bCs w:val="1"/>
          <w:color w:val="1f4e36"/>
          <w:rtl w:val="0"/>
        </w:rPr>
        <w:t xml:space="preserve">F10.  </w:t>
      </w:r>
      <w:r>
        <w:rPr>
          <w:rtl w:val="0"/>
        </w:rPr>
        <w:t xml:space="preserve">Should: Run a drill of the whole flow — acknowledgement, targeting, activation, shared space and coverage — for any disruption type and level, marked as an exercise on every screen and message, delivered only to the people enrolled, and never reaching residents. Drills can be scheduled and repeated.</w:t>
      </w:r>
    </w:p>
    <w:p w:rsidR="00000000" w:rsidDel="00000000" w:rsidP="00000000" w:rsidRDefault="00000000" w:rsidRPr="00000000">
      <w:pPr>
        <w:spacing w:after="100" w:line="264" w:lineRule="auto"/>
        <w:ind w:left="360" w:firstLine="0"/>
        <w:rPr/>
      </w:pPr>
      <w:r>
        <w:rPr>
          <w:b w:val="1"/>
          <w:bCs w:val="1"/>
          <w:color w:val="1f4e36"/>
          <w:rtl w:val="0"/>
        </w:rPr>
        <w:t xml:space="preserve">F11.  </w:t>
      </w:r>
      <w:r>
        <w:rPr>
          <w:rtl w:val="0"/>
        </w:rPr>
        <w:t xml:space="preserve">Should: A decision log (who decided what, when and why) and a handover when a coordinator leaves, so no commitment is left without an owner.</w:t>
      </w:r>
    </w:p>
    <w:p w:rsidR="00000000" w:rsidDel="00000000" w:rsidP="00000000" w:rsidRDefault="00000000" w:rsidRPr="00000000">
      <w:pPr>
        <w:spacing w:after="100" w:line="264" w:lineRule="auto"/>
        <w:ind w:left="360" w:firstLine="0"/>
        <w:rPr/>
      </w:pPr>
      <w:r>
        <w:rPr>
          <w:b w:val="1"/>
          <w:bCs w:val="1"/>
          <w:color w:val="1f4e36"/>
          <w:rtl w:val="0"/>
        </w:rPr>
        <w:t xml:space="preserve">F12.  </w:t>
      </w:r>
      <w:r>
        <w:rPr>
          <w:rtl w:val="0"/>
        </w:rPr>
        <w:t xml:space="preserve">Should: A small set of aggregate indicators showing whether the CVH is reaching people and being kept current (see Section 9), with real disruptions, exercises and everyday use reported separately, and definitions agreed with partners and the Community Experts Board.</w:t>
      </w:r>
    </w:p>
    <w:p w:rsidR="00000000" w:rsidDel="00000000" w:rsidP="00000000" w:rsidRDefault="00000000" w:rsidRPr="00000000">
      <w:pPr>
        <w:spacing w:after="100" w:line="264" w:lineRule="auto"/>
        <w:ind w:left="360" w:firstLine="0"/>
        <w:rPr/>
      </w:pPr>
      <w:r>
        <w:rPr>
          <w:b w:val="1"/>
          <w:bCs w:val="1"/>
          <w:color w:val="1f4e36"/>
          <w:rtl w:val="0"/>
        </w:rPr>
        <w:t xml:space="preserve">F13.  </w:t>
      </w:r>
      <w:r>
        <w:rPr>
          <w:rtl w:val="0"/>
        </w:rPr>
        <w:t xml:space="preserve">Should: Review past disruptions and drills together to surface gaps that recur, turn each lesson into an action with an owner and a due date, and link each completed action to what it changed (a playbook, a commitment, a trigger or a template), on a set schedule.</w:t>
      </w:r>
    </w:p>
    <w:p w:rsidR="00000000" w:rsidDel="00000000" w:rsidP="00000000" w:rsidRDefault="00000000" w:rsidRPr="00000000" w14:paraId="0000007C">
      <w:pPr>
        <w:pStyle w:val="Heading1"/>
        <w:keepNext w:val="0"/>
        <w:keepLines w:val="0"/>
        <w:spacing w:after="140" w:before="300" w:lineRule="auto"/>
        <w:rPr>
          <w:b w:val="1"/>
          <w:bCs w:val="1"/>
          <w:color w:val="1f4e36"/>
          <w:sz w:val="28"/>
          <w:szCs w:val="28"/>
        </w:rPr>
      </w:pPr>
      <w:bookmarkStart w:colFirst="0" w:colLast="0" w:name="_qn06x91s0g53" w:id="19"/>
      <w:bookmarkEnd w:id="19"/>
      <w:r w:rsidDel="00000000" w:rsidR="00000000" w:rsidRPr="00000000">
        <w:rPr>
          <w:b w:val="1"/>
          <w:bCs w:val="1"/>
          <w:color w:val="1f4e36"/>
          <w:sz w:val="28"/>
          <w:szCs w:val="28"/>
          <w:rtl w:val="0"/>
        </w:rPr>
        <w:t xml:space="preserve">8. How the CVH Must Behave (Non-Functional Requirements)</w:t>
      </w:r>
    </w:p>
    <w:p w:rsidR="00000000" w:rsidDel="00000000" w:rsidP="00000000" w:rsidRDefault="00000000" w:rsidRPr="00000000" w14:paraId="0000007D">
      <w:pPr>
        <w:spacing w:after="100" w:line="264" w:lineRule="auto"/>
        <w:ind w:left="360" w:firstLine="0"/>
        <w:rPr/>
      </w:pPr>
      <w:r>
        <w:rPr>
          <w:b w:val="1"/>
          <w:bCs w:val="1"/>
          <w:color w:val="1f4e36"/>
          <w:rtl w:val="0"/>
        </w:rPr>
        <w:t xml:space="preserve">N1.  </w:t>
      </w:r>
      <w:r>
        <w:rPr>
          <w:rtl w:val="0"/>
        </w:rPr>
        <w:t xml:space="preserve">Languages: The interface and core content are available at launch in English and French plus Urdu, Tagalog, Gujarati, Dari, Slovak, Bengali, Tamil, Pashto, Hindi, Mandarin, Greek, Spanish and Punjabi. In the prototype all content is AI-generated and labelled. Before production, people check alerts, announcements and interface text; listings, contributed entries and other everyday content may use machine translation, labelled, with a way for residents to flag errors. The language list, alert audio and screen-reader behaviour must support right-to-left scripts (Urdu, Dari, Pashto) and every script in the launch set.</w:t>
      </w:r>
    </w:p>
    <w:p w:rsidR="00000000" w:rsidDel="00000000" w:rsidP="00000000" w:rsidRDefault="00000000" w:rsidRPr="00000000" w14:paraId="0000007E">
      <w:pPr>
        <w:spacing w:after="100" w:line="264" w:lineRule="auto"/>
        <w:ind w:left="360" w:firstLine="0"/>
        <w:rPr/>
      </w:pPr>
      <w:r w:rsidDel="00000000" w:rsidR="00000000" w:rsidRPr="00000000">
        <w:rPr>
          <w:b w:val="1"/>
          <w:bCs w:val="1"/>
          <w:color w:val="1f4e36"/>
          <w:rtl w:val="0"/>
        </w:rPr>
        <w:t xml:space="preserve">N2.  </w:t>
      </w:r>
      <w:r w:rsidDel="00000000" w:rsidR="00000000" w:rsidRPr="00000000">
        <w:rPr>
          <w:rtl w:val="0"/>
        </w:rPr>
        <w:t xml:space="preserve">Accessibility: Works with screen readers (voiceover) for blind and low-vision residents; offers a simplified basic mode; supports audio versions of announcements; meets recognized web accessibility standards (WCAG 2.1 AA).</w:t>
      </w:r>
      <w:r>
        <w:rPr>
          <w:rtl w:val="0"/>
        </w:rPr>
        <w:t xml:space="preserve"> Audio is reached from the alert itself, with its length stated before it plays and the text always alongside.</w:t>
      </w:r>
    </w:p>
    <w:p w:rsidR="00000000" w:rsidDel="00000000" w:rsidP="00000000" w:rsidRDefault="00000000" w:rsidRPr="00000000" w14:paraId="0000007F">
      <w:pPr>
        <w:spacing w:after="100" w:line="264" w:lineRule="auto"/>
        <w:ind w:left="360" w:firstLine="0"/>
        <w:rPr/>
      </w:pPr>
      <w:r w:rsidDel="00000000" w:rsidR="00000000" w:rsidRPr="00000000">
        <w:rPr>
          <w:b w:val="1"/>
          <w:bCs w:val="1"/>
          <w:color w:val="1f4e36"/>
          <w:rtl w:val="0"/>
        </w:rPr>
        <w:t xml:space="preserve">N3.  </w:t>
      </w:r>
      <w:r w:rsidDel="00000000" w:rsidR="00000000" w:rsidRPr="00000000">
        <w:rPr>
          <w:rtl w:val="0"/>
        </w:rPr>
        <w:t xml:space="preserve">Devices and connection: Works in an ordinary phone browser without installing anything (a “web app”), on older phones and slow connections. Key information is still readable if the connection drops. No feature depends on owning a smartphone (see P2).</w:t>
      </w:r>
    </w:p>
    <w:p w:rsidR="00000000" w:rsidDel="00000000" w:rsidP="00000000" w:rsidRDefault="00000000" w:rsidRPr="00000000" w14:paraId="00000080">
      <w:pPr>
        <w:spacing w:after="100" w:line="264" w:lineRule="auto"/>
        <w:ind w:left="360" w:firstLine="0"/>
        <w:rPr/>
      </w:pPr>
      <w:r w:rsidDel="00000000" w:rsidR="00000000" w:rsidRPr="00000000">
        <w:rPr>
          <w:b w:val="1"/>
          <w:bCs w:val="1"/>
          <w:color w:val="1f4e36"/>
          <w:rtl w:val="0"/>
        </w:rPr>
        <w:t xml:space="preserve">N4.  </w:t>
      </w:r>
      <w:r w:rsidDel="00000000" w:rsidR="00000000" w:rsidRPr="00000000">
        <w:rPr>
          <w:rtl w:val="0"/>
        </w:rPr>
        <w:t xml:space="preserve">Reliability: The CVH must stay up and stay fast. (Participants said plainly that an app that breaks down or slows down will be abandoned). It must handle a whole neighbourhood checking it at once during an emergency.</w:t>
      </w:r>
    </w:p>
    <w:p w:rsidR="00000000" w:rsidDel="00000000" w:rsidP="00000000" w:rsidRDefault="00000000" w:rsidRPr="00000000" w14:paraId="00000081">
      <w:pPr>
        <w:spacing w:after="100" w:line="264" w:lineRule="auto"/>
        <w:ind w:left="360" w:firstLine="0"/>
        <w:rPr/>
      </w:pPr>
      <w:r w:rsidDel="00000000" w:rsidR="00000000" w:rsidRPr="00000000">
        <w:rPr>
          <w:b w:val="1"/>
          <w:bCs w:val="1"/>
          <w:color w:val="1f4e36"/>
          <w:rtl w:val="0"/>
        </w:rPr>
        <w:t xml:space="preserve">N5.  </w:t>
      </w:r>
      <w:r w:rsidDel="00000000" w:rsidR="00000000" w:rsidRPr="00000000">
        <w:rPr>
          <w:rtl w:val="0"/>
        </w:rPr>
        <w:t xml:space="preserve">Privacy and security: Minimum data collection; all personal data stored in Canada; access controlled by role; plain-language terms of use; a privacy review completed before any registry data is collected.</w:t>
      </w:r>
      <w:r>
        <w:rPr>
          <w:rtl w:val="0"/>
        </w:rPr>
        <w:t xml:space="preserve"> Tailoring happens on the resident's own device for anyone not signed up for text alerts; groups, building and floor are stored centrally only as part of a text subscription; individual check-in records are deleted when a disruption closes; and indicators are aggregate only.</w:t>
      </w:r>
    </w:p>
    <w:p w:rsidR="00000000" w:rsidDel="00000000" w:rsidP="00000000" w:rsidRDefault="00000000" w:rsidRPr="00000000" w14:paraId="00000082">
      <w:pPr>
        <w:spacing w:after="100" w:line="264" w:lineRule="auto"/>
        <w:ind w:left="360" w:firstLine="0"/>
        <w:rPr/>
      </w:pPr>
      <w:r w:rsidDel="00000000" w:rsidR="00000000" w:rsidRPr="00000000">
        <w:rPr>
          <w:b w:val="1"/>
          <w:bCs w:val="1"/>
          <w:color w:val="1f4e36"/>
          <w:rtl w:val="0"/>
        </w:rPr>
        <w:t xml:space="preserve">N6.  </w:t>
      </w:r>
      <w:r w:rsidDel="00000000" w:rsidR="00000000" w:rsidRPr="00000000">
        <w:rPr>
          <w:rtl w:val="0"/>
        </w:rPr>
        <w:t xml:space="preserve">Maintainability: Built by adapting existing open-source software — open-EWS for sending alerts across many channels, and the ADMS model for the community directory — rather than building from scratch. Custom code is kept small so a small team can maintain the CVH after the pilot. Written operating procedures (SOPs) for emergency updates and moderation are part of the deliverable.</w:t>
      </w:r>
      <w:r>
        <w:rPr>
          <w:rtl w:val="0"/>
        </w:rPr>
        <w:t xml:space="preserve"> The Hub and partner space is built as part of the CVH, as a separate application from the resident and ambassador app. The map uses an open base map with the CVH's own listings rather than an embedded Google Maps. Search combines meaning-based and keyword matching.</w:t>
      </w:r>
    </w:p>
    <w:p w:rsidR="00000000" w:rsidDel="00000000" w:rsidP="00000000" w:rsidRDefault="00000000" w:rsidRPr="00000000" w14:paraId="00000083">
      <w:pPr>
        <w:spacing w:after="100" w:line="264" w:lineRule="auto"/>
        <w:ind w:left="360" w:firstLine="0"/>
        <w:rPr/>
      </w:pPr>
      <w:r w:rsidDel="00000000" w:rsidR="00000000" w:rsidRPr="00000000">
        <w:rPr>
          <w:b w:val="1"/>
          <w:bCs w:val="1"/>
          <w:color w:val="1f4e36"/>
          <w:rtl w:val="0"/>
        </w:rPr>
        <w:t xml:space="preserve">N7.  </w:t>
      </w:r>
      <w:r w:rsidDel="00000000" w:rsidR="00000000" w:rsidRPr="00000000">
        <w:rPr>
          <w:rtl w:val="0"/>
        </w:rPr>
        <w:t xml:space="preserve">Content management: A moderation plan, content templates, and a code of conduct exist before launch, with a named owner for keeping each content area current. The calendar (D1), the navigation tool and asset map (D2, D3), and the hazard directory (D4) each need scheduled reminders sent to their named owner to review and refresh content </w:t>
      </w:r>
    </w:p>
    <w:p w:rsidR="00000000" w:rsidDel="00000000" w:rsidP="00000000" w:rsidRDefault="00000000" w:rsidRPr="00000000" w14:paraId="00000084">
      <w:pPr>
        <w:spacing w:after="100" w:line="264" w:lineRule="auto"/>
        <w:ind w:left="360" w:firstLine="0"/>
        <w:rPr/>
      </w:pPr>
      <w:r w:rsidDel="00000000" w:rsidR="00000000" w:rsidRPr="00000000">
        <w:rPr>
          <w:b w:val="1"/>
          <w:bCs w:val="1"/>
          <w:color w:val="1f4e36"/>
          <w:rtl w:val="0"/>
        </w:rPr>
        <w:t xml:space="preserve">N8.</w:t>
      </w:r>
      <w:r w:rsidDel="00000000" w:rsidR="00000000" w:rsidRPr="00000000">
        <w:rPr>
          <w:rtl w:val="0"/>
        </w:rPr>
        <w:t xml:space="preserve">  Cross-organization data governance: A governance framework, agreed with partner organizations before any shared data collection begins, setting out what each partner can contribute to and draw from shared CVH data (the registry, the partner dashboards, the asset map) and under what conditions. </w:t>
      </w:r>
      <w:r w:rsidDel="00000000" w:rsidR="00000000" w:rsidRPr="00000000">
        <w:rPr>
          <w:rtl w:val="0"/>
        </w:rPr>
      </w:r>
    </w:p>
    <w:p w:rsidR="00000000" w:rsidDel="00000000" w:rsidP="00000000" w:rsidRDefault="00000000" w:rsidRPr="00000000" w14:paraId="00000085">
      <w:pPr>
        <w:pStyle w:val="Heading1"/>
        <w:keepNext w:val="0"/>
        <w:keepLines w:val="0"/>
        <w:spacing w:after="140" w:before="300" w:lineRule="auto"/>
        <w:rPr>
          <w:b w:val="1"/>
          <w:bCs w:val="1"/>
          <w:color w:val="1f4e36"/>
          <w:sz w:val="28"/>
          <w:szCs w:val="28"/>
        </w:rPr>
      </w:pPr>
      <w:bookmarkStart w:colFirst="0" w:colLast="0" w:name="_1p4wf97gbiow" w:id="20"/>
      <w:bookmarkEnd w:id="20"/>
      <w:r w:rsidDel="00000000" w:rsidR="00000000" w:rsidRPr="00000000">
        <w:rPr>
          <w:b w:val="1"/>
          <w:bCs w:val="1"/>
          <w:color w:val="1f4e36"/>
          <w:sz w:val="28"/>
          <w:szCs w:val="28"/>
          <w:rtl w:val="0"/>
        </w:rPr>
        <w:t xml:space="preserve">9. Success Metrics</w:t>
      </w:r>
    </w:p>
    <w:p w:rsidR="00000000" w:rsidDel="00000000" w:rsidP="00000000" w:rsidRDefault="00000000" w:rsidRPr="00000000" w14:paraId="00000086">
      <w:pPr>
        <w:spacing w:after="160" w:line="276" w:lineRule="auto"/>
        <w:rPr/>
      </w:pPr>
      <w:r w:rsidDel="00000000" w:rsidR="00000000" w:rsidRPr="00000000">
        <w:rPr>
          <w:rtl w:val="0"/>
        </w:rPr>
        <w:t xml:space="preserve">Agreed with participants in Session 3. Targets will be set together with the community once a baseline exists; each metric will have a named owner and data source.</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3300"/>
        <w:gridCol w:w="2760"/>
        <w:tblGridChange w:id="0">
          <w:tblGrid>
            <w:gridCol w:w="3285"/>
            <w:gridCol w:w="3300"/>
            <w:gridCol w:w="276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1f4e36" w:val="clear"/>
            <w:tcMar>
              <w:top w:w="80.0" w:type="dxa"/>
              <w:left w:w="100.0" w:type="dxa"/>
              <w:bottom w:w="80.0" w:type="dxa"/>
              <w:right w:w="100.0" w:type="dxa"/>
            </w:tcMar>
            <w:vAlign w:val="top"/>
          </w:tcPr>
          <w:p w:rsidR="00000000" w:rsidDel="00000000" w:rsidP="00000000" w:rsidRDefault="00000000" w:rsidRPr="00000000" w14:paraId="00000087">
            <w:pPr>
              <w:spacing w:after="40" w:line="252.00000000000003" w:lineRule="auto"/>
              <w:rPr>
                <w:b w:val="1"/>
                <w:bCs w:val="1"/>
                <w:color w:val="ffffff"/>
                <w:sz w:val="20"/>
                <w:szCs w:val="20"/>
              </w:rPr>
            </w:pPr>
            <w:r w:rsidDel="00000000" w:rsidR="00000000" w:rsidRPr="00000000">
              <w:rPr>
                <w:b w:val="1"/>
                <w:bCs w:val="1"/>
                <w:color w:val="ffffff"/>
                <w:sz w:val="20"/>
                <w:szCs w:val="20"/>
                <w:rtl w:val="0"/>
              </w:rPr>
              <w:t xml:space="preserve">What we measure</w:t>
            </w:r>
          </w:p>
        </w:tc>
        <w:tc>
          <w:tcPr>
            <w:tcBorders>
              <w:top w:color="000000" w:space="0" w:sz="6" w:val="single"/>
              <w:left w:color="000000" w:space="0" w:sz="0" w:val="nil"/>
              <w:bottom w:color="000000" w:space="0" w:sz="6" w:val="single"/>
              <w:right w:color="000000" w:space="0" w:sz="6" w:val="single"/>
            </w:tcBorders>
            <w:shd w:fill="1f4e36" w:val="clear"/>
            <w:tcMar>
              <w:top w:w="80.0" w:type="dxa"/>
              <w:left w:w="100.0" w:type="dxa"/>
              <w:bottom w:w="80.0" w:type="dxa"/>
              <w:right w:w="100.0" w:type="dxa"/>
            </w:tcMar>
            <w:vAlign w:val="top"/>
          </w:tcPr>
          <w:p w:rsidR="00000000" w:rsidDel="00000000" w:rsidP="00000000" w:rsidRDefault="00000000" w:rsidRPr="00000000" w14:paraId="00000088">
            <w:pPr>
              <w:spacing w:after="40" w:line="252.00000000000003" w:lineRule="auto"/>
              <w:rPr>
                <w:b w:val="1"/>
                <w:bCs w:val="1"/>
                <w:color w:val="ffffff"/>
                <w:sz w:val="20"/>
                <w:szCs w:val="20"/>
              </w:rPr>
            </w:pPr>
            <w:r w:rsidDel="00000000" w:rsidR="00000000" w:rsidRPr="00000000">
              <w:rPr>
                <w:b w:val="1"/>
                <w:bCs w:val="1"/>
                <w:color w:val="ffffff"/>
                <w:sz w:val="20"/>
                <w:szCs w:val="20"/>
                <w:rtl w:val="0"/>
              </w:rPr>
              <w:t xml:space="preserve">Why it matters</w:t>
            </w:r>
          </w:p>
        </w:tc>
        <w:tc>
          <w:tcPr>
            <w:tcBorders>
              <w:top w:color="000000" w:space="0" w:sz="6" w:val="single"/>
              <w:left w:color="000000" w:space="0" w:sz="0" w:val="nil"/>
              <w:bottom w:color="000000" w:space="0" w:sz="6" w:val="single"/>
              <w:right w:color="000000" w:space="0" w:sz="6" w:val="single"/>
            </w:tcBorders>
            <w:shd w:fill="1f4e36" w:val="clear"/>
            <w:tcMar>
              <w:top w:w="80.0" w:type="dxa"/>
              <w:left w:w="100.0" w:type="dxa"/>
              <w:bottom w:w="80.0" w:type="dxa"/>
              <w:right w:w="100.0" w:type="dxa"/>
            </w:tcMar>
            <w:vAlign w:val="top"/>
          </w:tcPr>
          <w:p w:rsidR="00000000" w:rsidDel="00000000" w:rsidP="00000000" w:rsidRDefault="00000000" w:rsidRPr="00000000" w14:paraId="00000089">
            <w:pPr>
              <w:spacing w:after="40" w:line="252.00000000000003" w:lineRule="auto"/>
              <w:rPr>
                <w:b w:val="1"/>
                <w:bCs w:val="1"/>
                <w:color w:val="ffffff"/>
                <w:sz w:val="20"/>
                <w:szCs w:val="20"/>
              </w:rPr>
            </w:pPr>
            <w:r w:rsidDel="00000000" w:rsidR="00000000" w:rsidRPr="00000000">
              <w:rPr>
                <w:b w:val="1"/>
                <w:bCs w:val="1"/>
                <w:color w:val="ffffff"/>
                <w:sz w:val="20"/>
                <w:szCs w:val="20"/>
                <w:rtl w:val="0"/>
              </w:rPr>
              <w:t xml:space="preserve">How</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8A">
            <w:pPr>
              <w:spacing w:after="40" w:line="252.00000000000003" w:lineRule="auto"/>
              <w:rPr>
                <w:sz w:val="20"/>
                <w:szCs w:val="20"/>
              </w:rPr>
            </w:pPr>
            <w:r w:rsidDel="00000000" w:rsidR="00000000" w:rsidRPr="00000000">
              <w:rPr>
                <w:sz w:val="20"/>
                <w:szCs w:val="20"/>
                <w:rtl w:val="0"/>
              </w:rPr>
              <w:t xml:space="preserve">Downloads, logins, and notification subscribers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8B">
            <w:pPr>
              <w:spacing w:after="40" w:line="252.00000000000003" w:lineRule="auto"/>
              <w:rPr>
                <w:sz w:val="20"/>
                <w:szCs w:val="20"/>
              </w:rPr>
            </w:pPr>
            <w:r w:rsidDel="00000000" w:rsidR="00000000" w:rsidRPr="00000000">
              <w:rPr>
                <w:sz w:val="20"/>
                <w:szCs w:val="20"/>
                <w:rtl w:val="0"/>
              </w:rPr>
              <w:t xml:space="preserve">Are people finding and joining the CVH?</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8C">
            <w:pPr>
              <w:spacing w:after="40" w:line="252.00000000000003" w:lineRule="auto"/>
              <w:rPr>
                <w:sz w:val="20"/>
                <w:szCs w:val="20"/>
              </w:rPr>
            </w:pPr>
            <w:r w:rsidDel="00000000" w:rsidR="00000000" w:rsidRPr="00000000">
              <w:rPr>
                <w:sz w:val="20"/>
                <w:szCs w:val="20"/>
                <w:rtl w:val="0"/>
              </w:rPr>
              <w:t xml:space="preserve">Platform statistics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8D">
            <w:pPr>
              <w:spacing w:after="40" w:line="252.00000000000003" w:lineRule="auto"/>
              <w:rPr>
                <w:sz w:val="20"/>
                <w:szCs w:val="20"/>
              </w:rPr>
            </w:pPr>
            <w:r w:rsidDel="00000000" w:rsidR="00000000" w:rsidRPr="00000000">
              <w:rPr>
                <w:sz w:val="20"/>
                <w:szCs w:val="20"/>
                <w:rtl w:val="0"/>
              </w:rPr>
              <w:t xml:space="preserve">Day-to-day use: return visits, events posted, contributions and reactions</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8E">
            <w:pPr>
              <w:spacing w:after="40" w:line="252.00000000000003" w:lineRule="auto"/>
              <w:rPr>
                <w:sz w:val="20"/>
                <w:szCs w:val="20"/>
              </w:rPr>
            </w:pPr>
            <w:r w:rsidDel="00000000" w:rsidR="00000000" w:rsidRPr="00000000">
              <w:rPr>
                <w:sz w:val="20"/>
                <w:szCs w:val="20"/>
                <w:rtl w:val="0"/>
              </w:rPr>
              <w:t xml:space="preserve">Is the CVH alive between emergencies? (the core hypothesis)</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8F">
            <w:pPr>
              <w:spacing w:after="40" w:line="252.00000000000003" w:lineRule="auto"/>
              <w:rPr>
                <w:sz w:val="20"/>
                <w:szCs w:val="20"/>
              </w:rPr>
            </w:pPr>
            <w:r w:rsidDel="00000000" w:rsidR="00000000" w:rsidRPr="00000000">
              <w:rPr>
                <w:sz w:val="20"/>
                <w:szCs w:val="20"/>
                <w:rtl w:val="0"/>
              </w:rPr>
              <w:t xml:space="preserve">Platform statistics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0">
            <w:pPr>
              <w:spacing w:after="40" w:line="252.00000000000003" w:lineRule="auto"/>
              <w:rPr>
                <w:sz w:val="20"/>
                <w:szCs w:val="20"/>
              </w:rPr>
            </w:pPr>
            <w:r w:rsidDel="00000000" w:rsidR="00000000" w:rsidRPr="00000000">
              <w:rPr>
                <w:sz w:val="20"/>
                <w:szCs w:val="20"/>
                <w:rtl w:val="0"/>
              </w:rPr>
              <w:t xml:space="preserve">Representative use across languages, ages, buildings, and abilities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1">
            <w:pPr>
              <w:spacing w:after="40" w:line="252.00000000000003" w:lineRule="auto"/>
              <w:rPr>
                <w:sz w:val="20"/>
                <w:szCs w:val="20"/>
              </w:rPr>
            </w:pPr>
            <w:r w:rsidDel="00000000" w:rsidR="00000000" w:rsidRPr="00000000">
              <w:rPr>
                <w:sz w:val="20"/>
                <w:szCs w:val="20"/>
                <w:rtl w:val="0"/>
              </w:rPr>
              <w:t xml:space="preserve">A CVH used only by the most connected and tech savvy residents fails the vision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2">
            <w:pPr>
              <w:spacing w:after="40" w:line="252.00000000000003" w:lineRule="auto"/>
              <w:rPr>
                <w:sz w:val="20"/>
                <w:szCs w:val="20"/>
              </w:rPr>
            </w:pPr>
            <w:r w:rsidDel="00000000" w:rsidR="00000000" w:rsidRPr="00000000">
              <w:rPr>
                <w:sz w:val="20"/>
                <w:szCs w:val="20"/>
                <w:rtl w:val="0"/>
              </w:rPr>
              <w:t xml:space="preserve">Statistics by language, age, and building; periodic survey</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93">
            <w:pPr>
              <w:spacing w:after="40" w:line="252.00000000000003" w:lineRule="auto"/>
              <w:rPr>
                <w:sz w:val="20"/>
                <w:szCs w:val="20"/>
              </w:rPr>
            </w:pPr>
            <w:r w:rsidDel="00000000" w:rsidR="00000000" w:rsidRPr="00000000">
              <w:rPr>
                <w:sz w:val="20"/>
                <w:szCs w:val="20"/>
                <w:rtl w:val="0"/>
              </w:rPr>
              <w:t xml:space="preserve">Speed: how quickly the CVH posts after a disruption; how quickly messages get replies</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94">
            <w:pPr>
              <w:spacing w:after="40" w:line="252.00000000000003" w:lineRule="auto"/>
              <w:rPr>
                <w:sz w:val="20"/>
                <w:szCs w:val="20"/>
              </w:rPr>
            </w:pPr>
            <w:r w:rsidDel="00000000" w:rsidR="00000000" w:rsidRPr="00000000">
              <w:rPr>
                <w:sz w:val="20"/>
                <w:szCs w:val="20"/>
                <w:rtl w:val="0"/>
              </w:rPr>
              <w:t xml:space="preserve">Speed and acknowledgment were the community's clearest asks</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95">
            <w:pPr>
              <w:spacing w:after="40" w:line="252.00000000000003" w:lineRule="auto"/>
              <w:rPr>
                <w:sz w:val="20"/>
                <w:szCs w:val="20"/>
              </w:rPr>
            </w:pPr>
            <w:r w:rsidDel="00000000" w:rsidR="00000000" w:rsidRPr="00000000">
              <w:rPr>
                <w:sz w:val="20"/>
                <w:szCs w:val="20"/>
                <w:rtl w:val="0"/>
              </w:rPr>
              <w:t xml:space="preserve">Incident logs; practice drills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6">
            <w:pPr>
              <w:spacing w:after="40" w:line="252.00000000000003" w:lineRule="auto"/>
              <w:rPr>
                <w:sz w:val="20"/>
                <w:szCs w:val="20"/>
              </w:rPr>
            </w:pPr>
            <w:r w:rsidDel="00000000" w:rsidR="00000000" w:rsidRPr="00000000">
              <w:rPr>
                <w:sz w:val="20"/>
                <w:szCs w:val="20"/>
                <w:rtl w:val="0"/>
              </w:rPr>
              <w:t xml:space="preserve">Accuracy and freshness of information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7">
            <w:pPr>
              <w:spacing w:after="40" w:line="252.00000000000003" w:lineRule="auto"/>
              <w:rPr>
                <w:sz w:val="20"/>
                <w:szCs w:val="20"/>
              </w:rPr>
            </w:pPr>
            <w:r w:rsidDel="00000000" w:rsidR="00000000" w:rsidRPr="00000000">
              <w:rPr>
                <w:sz w:val="20"/>
                <w:szCs w:val="20"/>
                <w:rtl w:val="0"/>
              </w:rPr>
              <w:t xml:space="preserve">Stale information was the most-named reason people would stop using it</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8">
            <w:pPr>
              <w:spacing w:after="40" w:line="252.00000000000003" w:lineRule="auto"/>
              <w:rPr>
                <w:sz w:val="20"/>
                <w:szCs w:val="20"/>
              </w:rPr>
            </w:pPr>
            <w:r w:rsidDel="00000000" w:rsidR="00000000" w:rsidRPr="00000000">
              <w:rPr>
                <w:sz w:val="20"/>
                <w:szCs w:val="20"/>
                <w:rtl w:val="0"/>
              </w:rPr>
              <w:t xml:space="preserve">Spot checks; resident flags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99">
            <w:pPr>
              <w:spacing w:after="40" w:line="252.00000000000003" w:lineRule="auto"/>
              <w:rPr>
                <w:sz w:val="20"/>
                <w:szCs w:val="20"/>
              </w:rPr>
            </w:pPr>
            <w:r w:rsidDel="00000000" w:rsidR="00000000" w:rsidRPr="00000000">
              <w:rPr>
                <w:sz w:val="20"/>
                <w:szCs w:val="20"/>
                <w:rtl w:val="0"/>
              </w:rPr>
              <w:t xml:space="preserve">Value in an emergency (user rating)</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9A">
            <w:pPr>
              <w:spacing w:after="40" w:line="252.00000000000003" w:lineRule="auto"/>
              <w:rPr>
                <w:sz w:val="20"/>
                <w:szCs w:val="20"/>
              </w:rPr>
            </w:pPr>
            <w:r w:rsidDel="00000000" w:rsidR="00000000" w:rsidRPr="00000000">
              <w:rPr>
                <w:sz w:val="20"/>
                <w:szCs w:val="20"/>
                <w:rtl w:val="0"/>
              </w:rPr>
              <w:t xml:space="preserve">The real test</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9B">
            <w:pPr>
              <w:spacing w:after="40" w:line="252.00000000000003" w:lineRule="auto"/>
              <w:rPr>
                <w:sz w:val="20"/>
                <w:szCs w:val="20"/>
              </w:rPr>
            </w:pPr>
            <w:r w:rsidDel="00000000" w:rsidR="00000000" w:rsidRPr="00000000">
              <w:rPr>
                <w:sz w:val="20"/>
                <w:szCs w:val="20"/>
                <w:rtl w:val="0"/>
              </w:rPr>
              <w:t xml:space="preserve">Survey after drills and real events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C">
            <w:pPr>
              <w:spacing w:after="40" w:line="252.00000000000003" w:lineRule="auto"/>
              <w:rPr>
                <w:sz w:val="20"/>
                <w:szCs w:val="20"/>
              </w:rPr>
            </w:pPr>
            <w:r w:rsidDel="00000000" w:rsidR="00000000" w:rsidRPr="00000000">
              <w:rPr>
                <w:sz w:val="20"/>
                <w:szCs w:val="20"/>
                <w:rtl w:val="0"/>
              </w:rPr>
              <w:t xml:space="preserve">Partners, volunteers, ambassadors, and building-management participation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D">
            <w:pPr>
              <w:spacing w:after="40" w:line="252.00000000000003" w:lineRule="auto"/>
              <w:rPr>
                <w:sz w:val="20"/>
                <w:szCs w:val="20"/>
              </w:rPr>
            </w:pPr>
            <w:r w:rsidDel="00000000" w:rsidR="00000000" w:rsidRPr="00000000">
              <w:rPr>
                <w:sz w:val="20"/>
                <w:szCs w:val="20"/>
                <w:rtl w:val="0"/>
              </w:rPr>
              <w:t xml:space="preserve">The CVH only works if the human network around it is healthy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E">
            <w:pPr>
              <w:spacing w:after="40" w:line="252.00000000000003" w:lineRule="auto"/>
              <w:rPr>
                <w:sz w:val="20"/>
                <w:szCs w:val="20"/>
              </w:rPr>
            </w:pPr>
            <w:r w:rsidDel="00000000" w:rsidR="00000000" w:rsidRPr="00000000">
              <w:rPr>
                <w:sz w:val="20"/>
                <w:szCs w:val="20"/>
                <w:rtl w:val="0"/>
              </w:rPr>
              <w:t xml:space="preserve">Rosters and account activity</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9F">
            <w:pPr>
              <w:spacing w:after="40" w:line="252.00000000000003" w:lineRule="auto"/>
              <w:rPr>
                <w:sz w:val="20"/>
                <w:szCs w:val="20"/>
              </w:rPr>
            </w:pPr>
            <w:r w:rsidDel="00000000" w:rsidR="00000000" w:rsidRPr="00000000">
              <w:rPr>
                <w:sz w:val="20"/>
                <w:szCs w:val="20"/>
                <w:rtl w:val="0"/>
              </w:rPr>
              <w:t xml:space="preserve">Community connection and cohesion</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A0">
            <w:pPr>
              <w:spacing w:after="40" w:line="252.00000000000003" w:lineRule="auto"/>
              <w:rPr>
                <w:sz w:val="20"/>
                <w:szCs w:val="20"/>
              </w:rPr>
            </w:pPr>
            <w:r w:rsidDel="00000000" w:rsidR="00000000" w:rsidRPr="00000000">
              <w:rPr>
                <w:sz w:val="20"/>
                <w:szCs w:val="20"/>
                <w:rtl w:val="0"/>
              </w:rPr>
              <w:t xml:space="preserve">The longer-term outcome</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A1">
            <w:pPr>
              <w:spacing w:after="40" w:line="252.00000000000003" w:lineRule="auto"/>
              <w:rPr>
                <w:sz w:val="20"/>
                <w:szCs w:val="20"/>
              </w:rPr>
            </w:pPr>
            <w:r w:rsidDel="00000000" w:rsidR="00000000" w:rsidRPr="00000000">
              <w:rPr>
                <w:sz w:val="20"/>
                <w:szCs w:val="20"/>
                <w:rtl w:val="0"/>
              </w:rPr>
              <w:t xml:space="preserve">Method to be designed (qualitative)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Check-in rounds: requests completed, residents not reached, and residents connected to a service</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Shows whether the human network reaches the residents who asked to be checked on</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Aggregate counts from check-in rounds; no individual records kept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Readiness: drills run, time to first acknowledgement in drills, and lessons turned into owned actions</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The shared space must not be used for the first time in an emergency</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Drill records and the review of past disruptions (F10, F13), reported separately from real disruptions</w:t>
            </w:r>
          </w:p>
        </w:tc>
      </w:tr>
    </w:tbl>
    <w:p w:rsidR="00000000" w:rsidDel="00000000" w:rsidP="00000000" w:rsidRDefault="00000000" w:rsidRPr="00000000" w14:paraId="000000A2">
      <w:pPr>
        <w:pStyle w:val="Heading1"/>
        <w:keepNext w:val="0"/>
        <w:keepLines w:val="0"/>
        <w:spacing w:after="140" w:before="300" w:lineRule="auto"/>
        <w:rPr>
          <w:b w:val="1"/>
          <w:bCs w:val="1"/>
          <w:color w:val="1f4e36"/>
          <w:sz w:val="28"/>
          <w:szCs w:val="28"/>
        </w:rPr>
      </w:pPr>
      <w:bookmarkStart w:colFirst="0" w:colLast="0" w:name="_wx7ovewj3m10" w:id="21"/>
      <w:bookmarkEnd w:id="21"/>
      <w:r w:rsidDel="00000000" w:rsidR="00000000" w:rsidRPr="00000000">
        <w:rPr>
          <w:b w:val="1"/>
          <w:bCs w:val="1"/>
          <w:color w:val="1f4e36"/>
          <w:sz w:val="28"/>
          <w:szCs w:val="28"/>
          <w:rtl w:val="0"/>
        </w:rPr>
        <w:t xml:space="preserve">10. Assumptions and Dependencies</w:t>
      </w:r>
    </w:p>
    <w:p w:rsidR="00000000" w:rsidDel="00000000" w:rsidP="00000000" w:rsidRDefault="00000000" w:rsidRPr="00000000" w14:paraId="000000A3">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Hub</w:t>
      </w:r>
      <w:r w:rsidDel="00000000" w:rsidR="00000000" w:rsidRPr="00000000">
        <w:rPr>
          <w:rtl w:val="0"/>
        </w:rPr>
        <w:t xml:space="preserve"> and partners will agree to connect their calendar and content, with a shared maintenance arrangement for keeping it current, rather than the CVH re-entering content separately</w:t>
      </w:r>
    </w:p>
    <w:p w:rsidR="00000000" w:rsidDel="00000000" w:rsidP="00000000" w:rsidRDefault="00000000" w:rsidRPr="00000000" w14:paraId="000000A4">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partner-led neighbourhood asset mapping (due end of August) supplies the starting data for the community resource directory</w:t>
      </w:r>
    </w:p>
    <w:p w:rsidR="00000000" w:rsidDel="00000000" w:rsidP="00000000" w:rsidRDefault="00000000" w:rsidRPr="00000000" w14:paraId="000000A5">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Local Preparedness Kit being developed in parallel informs the emergency preparedness toolkit and everyday education content</w:t>
      </w:r>
    </w:p>
    <w:p w:rsidR="00000000" w:rsidDel="00000000" w:rsidP="00000000" w:rsidRDefault="00000000" w:rsidRPr="00000000" w14:paraId="000000A6">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Ambassador and volunteer recruitment and onboarding happen alongside development, not after it. The CVH's building-level posting, incident reporting, resolve function, and everyday content maintenance all depend on an active ambassador network from day one. </w:t>
      </w:r>
      <w:r w:rsidDel="00000000" w:rsidR="00000000" w:rsidRPr="00000000">
        <w:rPr>
          <w:rtl w:val="0"/>
        </w:rPr>
      </w:r>
    </w:p>
    <w:p w:rsidR="00000000" w:rsidDel="00000000" w:rsidP="00000000" w:rsidRDefault="00000000" w:rsidRPr="00000000" w14:paraId="000000A7">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Ambassador role design (i.e., boundaries, time expectations, and incentives) is resolved by the Hub in parallel with development</w:t>
      </w:r>
      <w:r w:rsidDel="00000000" w:rsidR="00000000" w:rsidRPr="00000000">
        <w:rPr>
          <w:rtl w:val="0"/>
        </w:rPr>
      </w:r>
    </w:p>
    <w:p w:rsidR="00000000" w:rsidDel="00000000" w:rsidP="00000000" w:rsidRDefault="00000000" w:rsidRPr="00000000" w14:paraId="000000A8">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Building management engagement is treated as a future state. Ambassadors and volunteers fill the building-level posting function in the interim. This assumption should be revisited as the pilot progresses and relationships with property management companies develop, including both rental management companies and condo boards given the tenure mix across Thorncliffe Park and Flemingdon Park</w:t>
      </w:r>
    </w:p>
    <w:p w:rsidR="00000000" w:rsidDel="00000000" w:rsidP="00000000" w:rsidRDefault="00000000" w:rsidRPr="00000000" w14:paraId="000000A9">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Partner engagement is confirmed early enough that the partner coordination channel (F1) launches with active users, not an empty space.</w:t>
      </w:r>
    </w:p>
    <w:p w:rsidR="00000000" w:rsidDel="00000000" w:rsidP="00000000" w:rsidRDefault="00000000" w:rsidRPr="00000000" w14:paraId="000000AA">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CVH covers both Thorncliffe Park and Flemingdon Park from the start. The language set, asset map, service directory, and ambassador coverage must reflect both neighbourhoods, including the distinct language communities (Tamil, Greek, Slovak, Bengali) and the condo-heavy housing stock in Flemingdon Park that creates different management structures from Thorncliffe Park's predominantly rental buildings</w:t>
      </w:r>
    </w:p>
    <w:p w:rsidR="00000000" w:rsidDel="00000000" w:rsidP="00000000" w:rsidRDefault="00000000" w:rsidRPr="00000000" w14:paraId="000000AB">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Text-message (SMS) sending has an ongoing per-message cost; the pilot budget must cover it, with SMS reserved for alerts rather than everyday content</w:t>
      </w:r>
    </w:p>
    <w:p w:rsidR="00000000" w:rsidDel="00000000" w:rsidP="00000000" w:rsidRDefault="00000000" w:rsidRPr="00000000" w14:paraId="000000AC">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technical evaluation (“spike”) of open-EWS and ADMS confirms they can be adapted as planned before estimates are locked in</w:t>
      </w:r>
    </w:p>
    <w:p w:rsidR="00000000" w:rsidDel="00000000" w:rsidP="00000000" w:rsidRDefault="00000000" w:rsidRPr="00000000" w14:paraId="000000AD">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CVH does not replace 911 or any emergency service. This must be communicated clearly in onboarding, in the interface, and in any public-facing materials, to avoid creating a false expectation that digital signals to the CVH constitute an emergency response</w:t>
      </w:r>
    </w:p>
    <w:p w:rsidR="00000000" w:rsidDel="00000000" w:rsidP="00000000" w:rsidRDefault="00000000" w:rsidRPr="00000000" w14:paraId="000000AE">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Privacy compliance — including Canadian data residency, minimum data collection, and role-based registry access — is reviewed and confirmed before any registry data is collected. This is a precondition for launching, not a parallel workstream.</w:t>
      </w:r>
    </w:p>
    <w:p w:rsidR="00000000" w:rsidDel="00000000" w:rsidP="00000000" w:rsidRDefault="00000000" w:rsidRPr="00000000">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content in the prototype is AI-generated and labelled; people check it before the app goes into production</w:t>
      </w:r>
    </w:p>
    <w:p w:rsidR="00000000" w:rsidDel="00000000" w:rsidP="00000000" w:rsidRDefault="00000000" w:rsidRPr="00000000">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Hub can approve ambassador posts that need approval quickly, and review direct posts soon after they go live, at any hour an ambassador might post</w:t>
      </w:r>
    </w:p>
    <w:p w:rsidR="00000000" w:rsidDel="00000000" w:rsidP="00000000" w:rsidRDefault="00000000" w:rsidRPr="00000000">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Ambassadors are willing and able to work check-in rounds during heat and outages, and to connect residents to non-emergency services</w:t>
      </w:r>
    </w:p>
    <w:p w:rsidR="00000000" w:rsidDel="00000000" w:rsidP="00000000" w:rsidRDefault="00000000" w:rsidRPr="00000000">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Partners are willing to record standing commitments and agree playbooks before a disruption, and to take part in drills</w:t>
      </w:r>
    </w:p>
    <w:p w:rsidR="00000000" w:rsidDel="00000000" w:rsidP="00000000" w:rsidRDefault="00000000" w:rsidRPr="00000000">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Official alerts from the City, Environment and Climate Change Canada and Alert Ready can be relayed on terms their sources allow</w:t>
      </w:r>
    </w:p>
    <w:p w:rsidR="00000000" w:rsidDel="00000000" w:rsidP="00000000" w:rsidRDefault="00000000" w:rsidRPr="00000000" w14:paraId="000000AF">
      <w:pPr>
        <w:pStyle w:val="Heading1"/>
        <w:keepNext w:val="0"/>
        <w:keepLines w:val="0"/>
        <w:spacing w:after="140" w:before="300" w:lineRule="auto"/>
        <w:rPr>
          <w:b w:val="1"/>
          <w:bCs w:val="1"/>
          <w:color w:val="1f4e36"/>
          <w:sz w:val="28"/>
          <w:szCs w:val="28"/>
        </w:rPr>
      </w:pPr>
      <w:bookmarkStart w:colFirst="0" w:colLast="0" w:name="_dwelyo6lnunf" w:id="22"/>
      <w:bookmarkEnd w:id="22"/>
      <w:r w:rsidDel="00000000" w:rsidR="00000000" w:rsidRPr="00000000">
        <w:rPr>
          <w:b w:val="1"/>
          <w:bCs w:val="1"/>
          <w:color w:val="1f4e36"/>
          <w:sz w:val="28"/>
          <w:szCs w:val="28"/>
          <w:rtl w:val="0"/>
        </w:rPr>
        <w:t xml:space="preserve">11. Key Non-Technical Risks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440"/>
        <w:gridCol w:w="5265"/>
        <w:tblGridChange w:id="0">
          <w:tblGrid>
            <w:gridCol w:w="2655"/>
            <w:gridCol w:w="1440"/>
            <w:gridCol w:w="526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1f4e36" w:val="clear"/>
            <w:tcMar>
              <w:top w:w="80.0" w:type="dxa"/>
              <w:left w:w="100.0" w:type="dxa"/>
              <w:bottom w:w="80.0" w:type="dxa"/>
              <w:right w:w="100.0" w:type="dxa"/>
            </w:tcMar>
            <w:vAlign w:val="top"/>
          </w:tcPr>
          <w:p w:rsidR="00000000" w:rsidDel="00000000" w:rsidP="00000000" w:rsidRDefault="00000000" w:rsidRPr="00000000" w14:paraId="000000B0">
            <w:pPr>
              <w:spacing w:after="40" w:line="252.00000000000003" w:lineRule="auto"/>
              <w:rPr>
                <w:b w:val="1"/>
                <w:bCs w:val="1"/>
                <w:color w:val="ffffff"/>
                <w:sz w:val="20"/>
                <w:szCs w:val="20"/>
              </w:rPr>
            </w:pPr>
            <w:r w:rsidDel="00000000" w:rsidR="00000000" w:rsidRPr="00000000">
              <w:rPr>
                <w:b w:val="1"/>
                <w:bCs w:val="1"/>
                <w:color w:val="ffffff"/>
                <w:sz w:val="20"/>
                <w:szCs w:val="20"/>
                <w:rtl w:val="0"/>
              </w:rPr>
              <w:t xml:space="preserve">Risk</w:t>
            </w:r>
          </w:p>
        </w:tc>
        <w:tc>
          <w:tcPr>
            <w:tcBorders>
              <w:top w:color="000000" w:space="0" w:sz="6" w:val="single"/>
              <w:left w:color="000000" w:space="0" w:sz="0" w:val="nil"/>
              <w:bottom w:color="000000" w:space="0" w:sz="6" w:val="single"/>
              <w:right w:color="000000" w:space="0" w:sz="6" w:val="single"/>
            </w:tcBorders>
            <w:shd w:fill="1f4e36" w:val="clear"/>
            <w:tcMar>
              <w:top w:w="80.0" w:type="dxa"/>
              <w:left w:w="100.0" w:type="dxa"/>
              <w:bottom w:w="80.0" w:type="dxa"/>
              <w:right w:w="100.0" w:type="dxa"/>
            </w:tcMar>
            <w:vAlign w:val="top"/>
          </w:tcPr>
          <w:p w:rsidR="00000000" w:rsidDel="00000000" w:rsidP="00000000" w:rsidRDefault="00000000" w:rsidRPr="00000000" w14:paraId="000000B1">
            <w:pPr>
              <w:spacing w:after="40" w:line="252.00000000000003" w:lineRule="auto"/>
              <w:rPr>
                <w:b w:val="1"/>
                <w:bCs w:val="1"/>
                <w:color w:val="ffffff"/>
                <w:sz w:val="20"/>
                <w:szCs w:val="20"/>
              </w:rPr>
            </w:pPr>
            <w:r w:rsidDel="00000000" w:rsidR="00000000" w:rsidRPr="00000000">
              <w:rPr>
                <w:b w:val="1"/>
                <w:bCs w:val="1"/>
                <w:color w:val="ffffff"/>
                <w:sz w:val="20"/>
                <w:szCs w:val="20"/>
                <w:rtl w:val="0"/>
              </w:rPr>
              <w:t xml:space="preserve">Level</w:t>
            </w:r>
          </w:p>
        </w:tc>
        <w:tc>
          <w:tcPr>
            <w:tcBorders>
              <w:top w:color="000000" w:space="0" w:sz="6" w:val="single"/>
              <w:left w:color="000000" w:space="0" w:sz="0" w:val="nil"/>
              <w:bottom w:color="000000" w:space="0" w:sz="6" w:val="single"/>
              <w:right w:color="000000" w:space="0" w:sz="6" w:val="single"/>
            </w:tcBorders>
            <w:shd w:fill="1f4e36" w:val="clear"/>
            <w:tcMar>
              <w:top w:w="80.0" w:type="dxa"/>
              <w:left w:w="100.0" w:type="dxa"/>
              <w:bottom w:w="80.0" w:type="dxa"/>
              <w:right w:w="100.0" w:type="dxa"/>
            </w:tcMar>
            <w:vAlign w:val="top"/>
          </w:tcPr>
          <w:p w:rsidR="00000000" w:rsidDel="00000000" w:rsidP="00000000" w:rsidRDefault="00000000" w:rsidRPr="00000000" w14:paraId="000000B2">
            <w:pPr>
              <w:spacing w:after="40" w:line="252.00000000000003" w:lineRule="auto"/>
              <w:rPr>
                <w:b w:val="1"/>
                <w:bCs w:val="1"/>
                <w:color w:val="ffffff"/>
                <w:sz w:val="20"/>
                <w:szCs w:val="20"/>
              </w:rPr>
            </w:pPr>
            <w:r w:rsidDel="00000000" w:rsidR="00000000" w:rsidRPr="00000000">
              <w:rPr>
                <w:b w:val="1"/>
                <w:bCs w:val="1"/>
                <w:color w:val="ffffff"/>
                <w:sz w:val="20"/>
                <w:szCs w:val="20"/>
                <w:rtl w:val="0"/>
              </w:rPr>
              <w:t xml:space="preserve">How we reduce 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B3">
            <w:pPr>
              <w:spacing w:after="40" w:line="252.00000000000003" w:lineRule="auto"/>
              <w:rPr>
                <w:sz w:val="20"/>
                <w:szCs w:val="20"/>
              </w:rPr>
            </w:pPr>
            <w:r w:rsidDel="00000000" w:rsidR="00000000" w:rsidRPr="00000000">
              <w:rPr>
                <w:sz w:val="20"/>
                <w:szCs w:val="20"/>
                <w:rtl w:val="0"/>
              </w:rPr>
              <w:t xml:space="preserve">Information goes stale and people stop coming back</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B4">
            <w:pPr>
              <w:spacing w:after="40" w:line="252.00000000000003" w:lineRule="auto"/>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B5">
            <w:pPr>
              <w:spacing w:after="40" w:line="252.00000000000003" w:lineRule="auto"/>
              <w:rPr>
                <w:sz w:val="20"/>
                <w:szCs w:val="20"/>
              </w:rPr>
            </w:pPr>
            <w:r w:rsidDel="00000000" w:rsidR="00000000" w:rsidRPr="00000000">
              <w:rPr>
                <w:sz w:val="20"/>
                <w:szCs w:val="20"/>
                <w:rtl w:val="0"/>
              </w:rPr>
              <w:t xml:space="preserve">Everyday layer with named content owners, connected sources, community contribution with moderation, and freshness as a tracked metric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B6">
            <w:pPr>
              <w:spacing w:after="40" w:line="252.00000000000003" w:lineRule="auto"/>
              <w:rPr>
                <w:sz w:val="20"/>
                <w:szCs w:val="20"/>
              </w:rPr>
            </w:pPr>
            <w:r w:rsidDel="00000000" w:rsidR="00000000" w:rsidRPr="00000000">
              <w:rPr>
                <w:sz w:val="20"/>
                <w:szCs w:val="20"/>
                <w:rtl w:val="0"/>
              </w:rPr>
              <w:t xml:space="preserve">The most at-risk residents are not reached</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B7">
            <w:pPr>
              <w:spacing w:after="40" w:line="252.00000000000003" w:lineRule="auto"/>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B8">
            <w:pPr>
              <w:spacing w:after="40" w:line="252.00000000000003" w:lineRule="auto"/>
              <w:rPr>
                <w:sz w:val="20"/>
                <w:szCs w:val="20"/>
              </w:rPr>
            </w:pPr>
            <w:r w:rsidDel="00000000" w:rsidR="00000000" w:rsidRPr="00000000">
              <w:rPr>
                <w:sz w:val="20"/>
                <w:szCs w:val="20"/>
                <w:rtl w:val="0"/>
              </w:rPr>
              <w:t xml:space="preserve">Multi-channel by design (P2), no-registration alerts (P3), accessibility requirements (N2), and usage measured for representativeness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B9">
            <w:pPr>
              <w:spacing w:after="40" w:line="252.00000000000003" w:lineRule="auto"/>
              <w:rPr>
                <w:sz w:val="20"/>
                <w:szCs w:val="20"/>
              </w:rPr>
            </w:pPr>
            <w:r w:rsidDel="00000000" w:rsidR="00000000" w:rsidRPr="00000000">
              <w:rPr>
                <w:sz w:val="20"/>
                <w:szCs w:val="20"/>
                <w:rtl w:val="0"/>
              </w:rPr>
              <w:t xml:space="preserve">Privacy failure destroys trust</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BA">
            <w:pPr>
              <w:spacing w:after="40" w:line="252.00000000000003" w:lineRule="auto"/>
              <w:rPr>
                <w:sz w:val="20"/>
                <w:szCs w:val="20"/>
              </w:rPr>
            </w:pPr>
            <w:r w:rsidDel="00000000" w:rsidR="00000000" w:rsidRPr="00000000">
              <w:rPr>
                <w:sz w:val="20"/>
                <w:szCs w:val="20"/>
                <w:rtl w:val="0"/>
              </w:rPr>
              <w:t xml:space="preserve">High (severe impact)</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BB">
            <w:pPr>
              <w:spacing w:after="40" w:line="252.00000000000003" w:lineRule="auto"/>
              <w:rPr>
                <w:sz w:val="20"/>
                <w:szCs w:val="20"/>
              </w:rPr>
            </w:pPr>
            <w:r w:rsidDel="00000000" w:rsidR="00000000" w:rsidRPr="00000000">
              <w:rPr>
                <w:sz w:val="20"/>
                <w:szCs w:val="20"/>
                <w:rtl w:val="0"/>
              </w:rPr>
              <w:t xml:space="preserve">Minimum data, building-level identity, role-based access, Canadian storage, privacy review before registry launch</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BC">
            <w:pPr>
              <w:spacing w:after="40" w:line="252.00000000000003" w:lineRule="auto"/>
              <w:rPr>
                <w:sz w:val="20"/>
                <w:szCs w:val="20"/>
              </w:rPr>
            </w:pPr>
            <w:r w:rsidDel="00000000" w:rsidR="00000000" w:rsidRPr="00000000">
              <w:rPr>
                <w:sz w:val="20"/>
                <w:szCs w:val="20"/>
                <w:rtl w:val="0"/>
              </w:rPr>
              <w:t xml:space="preserve">Adapting the open-source software costs more than expected</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BD">
            <w:pPr>
              <w:spacing w:after="40" w:line="252.00000000000003" w:lineRule="auto"/>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BE">
            <w:pPr>
              <w:spacing w:after="40" w:line="252.00000000000003" w:lineRule="auto"/>
              <w:rPr>
                <w:sz w:val="20"/>
                <w:szCs w:val="20"/>
              </w:rPr>
            </w:pPr>
            <w:r w:rsidDel="00000000" w:rsidR="00000000" w:rsidRPr="00000000">
              <w:rPr>
                <w:sz w:val="20"/>
                <w:szCs w:val="20"/>
                <w:rtl w:val="0"/>
              </w:rPr>
              <w:t xml:space="preserve">Time-boxed technical evaluation with a go/no-go decision per component before build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BF">
            <w:pPr>
              <w:spacing w:after="40" w:line="252.00000000000003" w:lineRule="auto"/>
              <w:rPr>
                <w:sz w:val="20"/>
                <w:szCs w:val="20"/>
              </w:rPr>
            </w:pPr>
            <w:r w:rsidDel="00000000" w:rsidR="00000000" w:rsidRPr="00000000">
              <w:rPr>
                <w:sz w:val="20"/>
                <w:szCs w:val="20"/>
                <w:rtl w:val="0"/>
              </w:rPr>
              <w:t xml:space="preserve">The CVH cannot be maintained after the pilot</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C0">
            <w:pPr>
              <w:spacing w:after="40" w:line="252.00000000000003" w:lineRule="auto"/>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C1">
            <w:pPr>
              <w:spacing w:after="40" w:line="252.00000000000003" w:lineRule="auto"/>
              <w:rPr>
                <w:sz w:val="20"/>
                <w:szCs w:val="20"/>
              </w:rPr>
            </w:pPr>
            <w:r w:rsidDel="00000000" w:rsidR="00000000" w:rsidRPr="00000000">
              <w:rPr>
                <w:sz w:val="20"/>
                <w:szCs w:val="20"/>
                <w:rtl w:val="0"/>
              </w:rPr>
              <w:t xml:space="preserve">Simple technology choices, small custom codebase, written SOPs, partner ownership from launch, and sustainability planned in the pilot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C2">
            <w:pPr>
              <w:spacing w:after="40" w:line="252.00000000000003" w:lineRule="auto"/>
              <w:rPr>
                <w:sz w:val="20"/>
                <w:szCs w:val="20"/>
              </w:rPr>
            </w:pPr>
            <w:r w:rsidDel="00000000" w:rsidR="00000000" w:rsidRPr="00000000">
              <w:rPr>
                <w:sz w:val="20"/>
                <w:szCs w:val="20"/>
                <w:rtl w:val="0"/>
              </w:rPr>
              <w:t xml:space="preserve">Duplication of existing channels causes abandonment</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C3">
            <w:pPr>
              <w:spacing w:after="40" w:line="252.00000000000003" w:lineRule="auto"/>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14:paraId="000000C4">
            <w:pPr>
              <w:spacing w:after="40" w:line="252.00000000000003" w:lineRule="auto"/>
              <w:rPr>
                <w:sz w:val="20"/>
                <w:szCs w:val="20"/>
              </w:rPr>
            </w:pPr>
            <w:r w:rsidDel="00000000" w:rsidR="00000000" w:rsidRPr="00000000">
              <w:rPr>
                <w:sz w:val="20"/>
                <w:szCs w:val="20"/>
                <w:rtl w:val="0"/>
              </w:rPr>
              <w:t xml:space="preserve">Connect to The Hub and building channels rather than compete; separated management channel; clear unique value (building-level, two-way)</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An ambassador post reaches a whole building by text before anyone has checked it, and alarms or misleads</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Hub approval required for higher-risk disruption types (fire alarm or evacuation, Other); 911 shown first for Other; every post reviewed by the Hub as a priority; ambassador training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Tailoring reveals something about a resident to someone looking at her phone or reading a forwarded message</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Tailored content never names a group; one tailored line at most in a text message; forwarded alerts are always the standard version; choices held on the device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AI-generated content is wrong when residents first see it</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High until checked</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All AI content labelled; people check it before production; facilitators read each guide's when-to-call-911 line before prototype testing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Relayed official alerts duplicate the national broadcast or breach a source's terms</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shd w:fill="f2f7f4"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Confirm terms with each source before build; a person confirms every relay; community alerts link to the official alert rather than restating it</w:t>
            </w:r>
          </w:p>
        </w:tc>
      </w:tr>
    </w:tbl>
    <w:p w:rsidR="00000000" w:rsidDel="00000000" w:rsidP="00000000" w:rsidRDefault="00000000" w:rsidRPr="00000000" w14:paraId="000000C5">
      <w:pPr>
        <w:pStyle w:val="Heading1"/>
        <w:keepNext w:val="0"/>
        <w:keepLines w:val="0"/>
        <w:spacing w:after="140" w:before="300" w:lineRule="auto"/>
        <w:rPr>
          <w:b w:val="1"/>
          <w:bCs w:val="1"/>
          <w:color w:val="1f4e36"/>
          <w:sz w:val="28"/>
          <w:szCs w:val="28"/>
        </w:rPr>
      </w:pPr>
      <w:bookmarkStart w:colFirst="0" w:colLast="0" w:name="_fn2uady2bga6" w:id="23"/>
      <w:bookmarkEnd w:id="23"/>
      <w:r w:rsidDel="00000000" w:rsidR="00000000" w:rsidRPr="00000000">
        <w:rPr>
          <w:b w:val="1"/>
          <w:bCs w:val="1"/>
          <w:color w:val="1f4e36"/>
          <w:sz w:val="28"/>
          <w:szCs w:val="28"/>
          <w:rtl w:val="0"/>
        </w:rPr>
        <w:t xml:space="preserve">12. Open Questions</w:t>
      </w:r>
    </w:p>
    <w:p w:rsidR="00000000" w:rsidDel="00000000" w:rsidP="00000000" w:rsidRDefault="00000000" w:rsidRPr="00000000" w14:paraId="000000C6">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Ambassador incentives and role boundaries, and training: what an ambassador posts, escalates to the Hub, and never posts</w:t>
      </w:r>
    </w:p>
    <w:p w:rsidR="00000000" w:rsidDel="00000000" w:rsidP="00000000" w:rsidRDefault="00000000" w:rsidRPr="00000000" w14:paraId="000000C7">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and when partners and building management are formally engaged, including any data-sharing agreements</w:t>
      </w:r>
    </w:p>
    <w:p w:rsidR="00000000" w:rsidDel="00000000" w:rsidP="00000000" w:rsidRDefault="00000000" w:rsidRPr="00000000" w14:paraId="000000C8">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exact arrangement for connecting and maintaining the Hub calendar</w:t>
      </w:r>
    </w:p>
    <w:p w:rsidR="00000000" w:rsidDel="00000000" w:rsidP="00000000" w:rsidRDefault="00000000" w:rsidRPr="00000000" w14:paraId="000000C9">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Age rules for youth users and the pathway into schools (K–12)</w:t>
      </w:r>
    </w:p>
    <w:p w:rsidR="00000000" w:rsidDel="00000000" w:rsidP="00000000" w:rsidRDefault="00000000" w:rsidRPr="00000000" w14:paraId="000000CA">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script for Punjabi (Gurmukhi or Shahmukhi) and the written form for Mandarin (Simplified or Traditional); the launch language set itself is now decided (N1)</w:t>
      </w:r>
    </w:p>
    <w:p w:rsidR="00000000" w:rsidDel="00000000" w:rsidP="00000000" w:rsidRDefault="00000000" w:rsidRPr="00000000" w14:paraId="000000CB">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Post-pilot funding, including whether sponsorship (raised in Session 3) is pursued and on what terms</w:t>
      </w:r>
    </w:p>
    <w:p w:rsidR="00000000" w:rsidDel="00000000" w:rsidP="00000000" w:rsidRDefault="00000000" w:rsidRPr="00000000" w14:paraId="000000CC">
      <w:pPr>
        <w:spacing w:after="100" w:line="264" w:lineRule="auto"/>
        <w:ind w:left="700" w:hanging="2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WhatsApp Business API / SMS gateway costs at neighbourhood scale</w:t>
      </w:r>
      <w:r w:rsidDel="00000000" w:rsidR="00000000" w:rsidRPr="00000000">
        <w:rPr>
          <w:rtl w:val="0"/>
        </w:rPr>
      </w:r>
    </w:p>
    <w:p w:rsidR="00000000" w:rsidDel="00000000" w:rsidP="00000000" w:rsidRDefault="00000000" w:rsidRPr="00000000" w14:paraId="000000CD">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Success metric targets, set once baseline data exists</w:t>
      </w:r>
    </w:p>
    <w:p w:rsidR="00000000" w:rsidDel="00000000" w:rsidP="00000000" w:rsidRDefault="00000000" w:rsidRPr="00000000">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numbers still to set: how long each disruption type's alert can go without an update before it is flagged, how long a space status stays confirmed, and the small-group threshold for group alerts</w:t>
      </w:r>
    </w:p>
    <w:p w:rsidR="00000000" w:rsidDel="00000000" w:rsidP="00000000" w:rsidRDefault="00000000" w:rsidRPr="00000000">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Whether winter storms need a seventh preparedness guide and playbook, or stay covered by the power outage and elevator failure guides</w:t>
      </w:r>
    </w:p>
    <w:p w:rsidR="00000000" w:rsidDel="00000000" w:rsidP="00000000" w:rsidRDefault="00000000" w:rsidRPr="00000000">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terms on which official alerts can be relayed, confirmed with the City, Environment and Climate Change Canada and Alert Ready</w:t>
      </w:r>
    </w:p>
    <w:p w:rsidR="00000000" w:rsidDel="00000000" w:rsidP="00000000" w:rsidRDefault="00000000" w:rsidRPr="00000000">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text-message keywords (stop, change groups, withdraw a check-in, what "verified" means) in each launch language</w:t>
      </w:r>
    </w:p>
    <w:p w:rsidR="00000000" w:rsidDel="00000000" w:rsidP="00000000" w:rsidRDefault="00000000" w:rsidRPr="00000000">
      <w:pPr>
        <w:spacing w:after="100" w:line="264"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tagging services, and partner confirmation of their listings (backlog story 3.3.6), come into scope, and who owns them</w:t>
      </w:r>
    </w:p>
    <w:p w:rsidR="00000000" w:rsidDel="00000000" w:rsidP="00000000" w:rsidRDefault="00000000" w:rsidRPr="00000000" w14:paraId="000000CE">
      <w:pPr>
        <w:pStyle w:val="Heading1"/>
        <w:keepNext w:val="0"/>
        <w:keepLines w:val="0"/>
        <w:spacing w:after="140" w:before="300" w:lineRule="auto"/>
        <w:rPr>
          <w:b w:val="1"/>
          <w:bCs w:val="1"/>
          <w:color w:val="1f4e36"/>
          <w:sz w:val="28"/>
          <w:szCs w:val="28"/>
        </w:rPr>
      </w:pPr>
      <w:bookmarkStart w:colFirst="0" w:colLast="0" w:name="_iar17u3woui9" w:id="24"/>
      <w:bookmarkEnd w:id="24"/>
      <w:r w:rsidDel="00000000" w:rsidR="00000000" w:rsidRPr="00000000">
        <w:rPr>
          <w:b w:val="1"/>
          <w:bCs w:val="1"/>
          <w:color w:val="1f4e36"/>
          <w:sz w:val="28"/>
          <w:szCs w:val="28"/>
          <w:rtl w:val="0"/>
        </w:rPr>
        <w:t xml:space="preserve">13. Review and Approval</w:t>
      </w:r>
    </w:p>
    <w:p w:rsidR="00000000" w:rsidDel="00000000" w:rsidP="00000000" w:rsidRDefault="00000000" w:rsidRPr="00000000" w14:paraId="000000CF">
      <w:pPr>
        <w:spacing w:after="160" w:line="276" w:lineRule="auto"/>
        <w:rPr/>
      </w:pPr>
      <w:r w:rsidDel="00000000" w:rsidR="00000000" w:rsidRPr="00000000">
        <w:rPr>
          <w:rtl w:val="0"/>
        </w:rPr>
        <w:t xml:space="preserve">As committed in Sessions 2 and 3, this document will be reviewed by the Hub and the Community Experts Board (optional) before development begins. Participants are asked to check three things in particular: that the design principles (Section 5) match what was said in the room; that the must-have requirements (Section 7) reflect the agreed priorities; and that nothing in scope crosses the lines the community drew (Section 6). The document will be revised with participant feedback, and the same group will be invited to prototype testing.</w:t>
      </w:r>
      <w:r>
        <w:rPr>
          <w:rtl w:val="0"/>
        </w:rPr>
        <w:t xml:space="preserve"> Version 2 incorporates the first round of prototype testing with the Community Experts Board; the Board will be invited to review this version and to the next round of prototype testing.</w:t>
      </w:r>
    </w:p>
    <w:p w:rsidR="00000000" w:rsidDel="00000000" w:rsidP="00000000" w:rsidRDefault="00000000" w:rsidRPr="00000000">
      <w:pPr>
        <w:pStyle w:val="Heading1"/>
        <w:keepNext w:val="0"/>
        <w:keepLines w:val="0"/>
        <w:spacing w:after="140" w:before="300" w:lineRule="auto"/>
        <w:rPr>
          <w:b w:val="1"/>
          <w:bCs w:val="1"/>
          <w:color w:val="1f4e36"/>
          <w:sz w:val="28"/>
          <w:szCs w:val="28"/>
        </w:rPr>
      </w:pPr>
      <w:r>
        <w:rPr>
          <w:b w:val="1"/>
          <w:bCs w:val="1"/>
          <w:color w:val="1f4e36"/>
          <w:sz w:val="28"/>
          <w:szCs w:val="28"/>
          <w:rtl w:val="0"/>
        </w:rPr>
        <w:t xml:space="preserve">14. What Changed in Version 2</w:t>
      </w:r>
    </w:p>
    <w:p w:rsidR="00000000" w:rsidDel="00000000" w:rsidP="00000000" w:rsidRDefault="00000000" w:rsidRPr="00000000">
      <w:pPr>
        <w:spacing w:after="160" w:line="276" w:lineRule="auto"/>
        <w:rPr/>
      </w:pPr>
      <w:r>
        <w:rPr>
          <w:rtl w:val="0"/>
        </w:rPr>
        <w:t xml:space="preserve">Version 2 brings the PRD in line with the decisions recorded in the UX/UI Design Specification and Clickable Prototype Brief (Section 13 decisions and Section 14 testing feedback) and the Epics and User Stories Backlog. The table lists each change and the requirement it affects.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440"/>
        <w:gridCol w:w="5265"/>
        <w:tblGridChange w:id="0">
          <w:tblGrid>
            <w:gridCol w:w="2655"/>
            <w:gridCol w:w="1440"/>
            <w:gridCol w:w="526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1f4e36"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b w:val="1"/>
                <w:bCs w:val="1"/>
                <w:color w:val="ffffff"/>
                <w:sz w:val="20"/>
                <w:szCs w:val="20"/>
              </w:rPr>
            </w:pPr>
            <w:r>
              <w:rPr>
                <w:b w:val="1"/>
                <w:bCs w:val="1"/>
                <w:color w:val="ffffff"/>
                <w:sz w:val="20"/>
                <w:szCs w:val="20"/>
                <w:rtl w:val="0"/>
              </w:rPr>
              <w:t xml:space="preserve">Change</w:t>
            </w:r>
          </w:p>
        </w:tc>
        <w:tc>
          <w:tcPr>
            <w:tcBorders>
              <w:top w:color="000000" w:space="0" w:sz="6" w:val="single"/>
              <w:left w:color="000000" w:space="0" w:sz="0" w:val="nil"/>
              <w:bottom w:color="000000" w:space="0" w:sz="6" w:val="single"/>
              <w:right w:color="000000" w:space="0" w:sz="6" w:val="single"/>
            </w:tcBorders>
            <w:shd w:fill="1f4e36"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b w:val="1"/>
                <w:bCs w:val="1"/>
                <w:color w:val="ffffff"/>
                <w:sz w:val="20"/>
                <w:szCs w:val="20"/>
              </w:rPr>
            </w:pPr>
            <w:r>
              <w:rPr>
                <w:b w:val="1"/>
                <w:bCs w:val="1"/>
                <w:color w:val="ffffff"/>
                <w:sz w:val="20"/>
                <w:szCs w:val="20"/>
                <w:rtl w:val="0"/>
              </w:rPr>
              <w:t xml:space="preserve">Affects</w:t>
            </w:r>
          </w:p>
        </w:tc>
        <w:tc>
          <w:tcPr>
            <w:tcBorders>
              <w:top w:color="000000" w:space="0" w:sz="6" w:val="single"/>
              <w:left w:color="000000" w:space="0" w:sz="0" w:val="nil"/>
              <w:bottom w:color="000000" w:space="0" w:sz="6" w:val="single"/>
              <w:right w:color="000000" w:space="0" w:sz="6" w:val="single"/>
            </w:tcBorders>
            <w:shd w:fill="1f4e36" w:val="clear"/>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b w:val="1"/>
                <w:bCs w:val="1"/>
                <w:color w:val="ffffff"/>
                <w:sz w:val="20"/>
                <w:szCs w:val="20"/>
              </w:rPr>
            </w:pPr>
            <w:r>
              <w:rPr>
                <w:b w:val="1"/>
                <w:bCs w:val="1"/>
                <w:color w:val="ffffff"/>
                <w:sz w:val="20"/>
                <w:szCs w:val="20"/>
                <w:rtl w:val="0"/>
              </w:rPr>
              <w:t xml:space="preserve">Source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Two levels of alert: official alerts relayed with a person confirming, and community alerts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Overview, A10, A5, P6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Brief decision Q7</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Verification wording made consistent: "Verified by …", "Not yet verified", "Official alert from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P6, A5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First testing session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Residents choose groups, and building and floor, on first use; held on the device until text sign-up; invited to sign up</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A12, P3, C1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Backlog 3.2.6; brief decisions Q9, Q20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Alerts and guidance tailored to each resident's choices, without exposing them</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A13, P10, N5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Brief decision Q18</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Forwarding a verified alert with its origin intact; the standard version only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A11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Backlog 3.1.7</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Text sign-up: building optional, neighbourhood required, double opt-in, STOP stated in full</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A2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First testing session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Alerts carry a valid-until; ongoing alerts stay up; ended alerts move to an archive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A7</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Brief decision Q8</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Launch languages decided; prototype content AI-generated, checked by people before production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N1, A3, D7</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Brief decisions Q1, Q4, O10, O16</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Spoken alerts for basic phones recorded as a later phase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A14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Brief decision Q17; reviewer comment on P2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Voluntary check-ins during heat and outages, and ambassador check-in rounds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C6, C7, E1, E3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Backlog 3.7.1, 3.7.2; brief decision Q14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Ambassadors connect residents to non-emergency services; never by text message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E6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Brief decisions Q14, O6</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Ambassador posting: any floor of the assigned building; multi-select types and Other; approval required by disruption type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E2, A1, P6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First testing session; brief decisions Q6, O11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Filters, category-first search, listing sources and confirmation dates, and a help list of services that can help</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D2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Backlog 3.3.2; first testing session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Spaces open now, preparedness-kit locations, utility filters; no embedded Google Maps; no photos in contributions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D3, D9, F8</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Backlog 3.4.4, 3.6.5; brief decisions O13, O15</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Essential numbers including 211 and 311; seasonal heads-up</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D7, D12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Backlog 3.5.2, 3.5.4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Partner coordination built into the CVH as a separate Hub and partner space, replacing Slack as the candidate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F1, N6, Overview</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Brief decision Q3</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Activation triggers tied to official warnings, with a person confirming</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F2, F3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Backlog 3.6.4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Supplies, space status, standing commitments, playbooks, drills, decision log, indicators and review</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F4, F7 to F13, Section 9</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Backlog 3.6.5 to 3.6.12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Section 7.6 references corrected from G to F</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F6, Section 10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Brief decision Q13</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Tagging services, comments, and Google Maps embedding placed out of scope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Section 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pPr>
              <w:spacing w:after="40" w:line="252.00000000000003" w:lineRule="auto"/>
              <w:rPr>
                <w:sz w:val="20"/>
                <w:szCs w:val="20"/>
              </w:rPr>
            </w:pPr>
            <w:r>
              <w:rPr>
                <w:sz w:val="20"/>
                <w:szCs w:val="20"/>
                <w:rtl w:val="0"/>
              </w:rPr>
              <w:t xml:space="preserve">Brief decisions O13, O14; first testing session</w:t>
            </w:r>
          </w:p>
        </w:tc>
      </w:tr>
    </w:tbl>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y Massijeh" w:id="14" w:date="2026-08-10T15:37:48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they'd like to be followed up on, i.e phonecall, email, etc</w:t>
      </w:r>
    </w:p>
  </w:comment>
  <w:comment w:author="Helena Yu" w:id="9" w:date="2026-07-26T01:03:27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should give them option to stay anonymous</w:t>
      </w:r>
    </w:p>
  </w:comment>
  <w:comment w:author="May Massijeh" w:id="10" w:date="2026-08-10T15:24:28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w:t>
      </w:r>
    </w:p>
  </w:comment>
  <w:comment w:author="Helena Yu" w:id="5" w:date="2026-09-27T15:38:10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potentially call a number to receive alerts or automated calls with alerts beyond SMS</w:t>
      </w:r>
    </w:p>
  </w:comment>
  <w:comment w:author="Helena Yu" w:id="0" w:date="2026-07-24T19:46:00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on more everyday resilience</w:t>
      </w:r>
    </w:p>
  </w:comment>
  <w:comment w:author="Helena Yu" w:id="1" w:date="2026-07-24T19:46:42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partner or hub intake to download the app</w:t>
      </w:r>
    </w:p>
  </w:comment>
  <w:comment w:author="Helena Yu" w:id="2" w:date="2026-07-24T19:47:48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bar - e.g., search for power outage, who to connect</w:t>
      </w:r>
    </w:p>
  </w:comment>
  <w:comment w:author="Helena Yu" w:id="3" w:date="2026-07-24T20:00:30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web app mobile friendly</w:t>
      </w:r>
    </w:p>
  </w:comment>
  <w:comment w:author="Helena Yu" w:id="4" w:date="2026-07-24T20:04:43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methodology/process documentation / report/case study</w:t>
      </w:r>
    </w:p>
  </w:comment>
  <w:comment w:author="May Massijeh" w:id="11" w:date="2026-07-20T21:37:54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discuss the feasibility for this stage,</w:t>
      </w:r>
    </w:p>
  </w:comment>
  <w:comment w:author="May Massijeh" w:id="6" w:date="2026-07-20T21:34:07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we contact them if they aren't registered?</w:t>
      </w:r>
    </w:p>
  </w:comment>
  <w:comment w:author="Anteneh Gedamu" w:id="7" w:date="2026-07-24T18:38:30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needs to be voluntary sign-up. this could be dove through programs and partners</w:t>
      </w:r>
    </w:p>
  </w:comment>
  <w:comment w:author="Helena Yu" w:id="8" w:date="2026-07-26T01:03:04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will need to register to received information catered to their needs but for receiving disruption alerts and signalling their need for support should not require registration - they can put in contact info after they indicate they need non-emergency support</w:t>
      </w:r>
    </w:p>
  </w:comment>
  <w:comment w:author="May Massijeh" w:id="12" w:date="2026-08-10T15:31:23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the tool give the resident examples for what can be submitted, as in Hazard in a common area it out of scope, unless social health services are needed</w:t>
      </w:r>
    </w:p>
  </w:comment>
  <w:comment w:author="May Massijeh" w:id="13" w:date="2026-08-10T15:35:01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that was included in D4</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3" w15:done="0"/>
  <w15:commentEx w15:paraId="000000D4" w15:done="0"/>
  <w15:commentEx w15:paraId="000000D5" w15:paraIdParent="000000D4" w15:done="0"/>
  <w15:commentEx w15:paraId="000000D6" w15:done="0"/>
  <w15:commentEx w15:paraId="000000D7" w15:done="0"/>
  <w15:commentEx w15:paraId="000000D8" w15:paraIdParent="000000D7" w15:done="0"/>
  <w15:commentEx w15:paraId="000000D9" w15:paraIdParent="000000D7" w15:done="0"/>
  <w15:commentEx w15:paraId="000000DA" w15:paraIdParent="000000D7" w15:done="0"/>
  <w15:commentEx w15:paraId="000000DB" w15:paraIdParent="000000D7" w15:done="0"/>
  <w15:commentEx w15:paraId="000000DC" w15:done="0"/>
  <w15:commentEx w15:paraId="000000DD" w15:done="0"/>
  <w15:commentEx w15:paraId="000000DE" w15:paraIdParent="000000DD" w15:done="0"/>
  <w15:commentEx w15:paraId="000000DF" w15:paraIdParent="000000DD" w15:done="0"/>
  <w15:commentEx w15:paraId="000000E0" w15:done="0"/>
  <w15:commentEx w15:paraId="000000E1" w15:paraIdParent="000000E0"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8-10T15:37:48Z"/>
  <w16cex:commentExtensible w16cex:durableId="00000002" w16cex:dateUtc="2026-07-26T01:03:27Z"/>
  <w16cex:commentExtensible w16cex:durableId="00000003" w16cex:dateUtc="2026-08-10T15:24:28Z"/>
  <w16cex:commentExtensible w16cex:durableId="00000004" w16cex:dateUtc="2026-09-27T15:38:10Z"/>
  <w16cex:commentExtensible w16cex:durableId="00000005" w16cex:dateUtc="2026-07-24T19:46:00Z"/>
  <w16cex:commentExtensible w16cex:durableId="00000006" w16cex:dateUtc="2026-07-24T19:46:42Z"/>
  <w16cex:commentExtensible w16cex:durableId="00000007" w16cex:dateUtc="2026-07-24T19:47:48Z"/>
  <w16cex:commentExtensible w16cex:durableId="00000008" w16cex:dateUtc="2026-07-24T20:00:30Z"/>
  <w16cex:commentExtensible w16cex:durableId="00000009" w16cex:dateUtc="2026-07-24T20:04:43Z"/>
  <w16cex:commentExtensible w16cex:durableId="0000000A" w16cex:dateUtc="2026-07-20T21:37:54Z"/>
  <w16cex:commentExtensible w16cex:durableId="0000000B" w16cex:dateUtc="2026-07-20T21:34:07Z"/>
  <w16cex:commentExtensible w16cex:durableId="0000000C" w16cex:dateUtc="2026-07-24T18:38:30Z"/>
  <w16cex:commentExtensible w16cex:durableId="0000000D" w16cex:dateUtc="2026-07-26T01:03:04Z"/>
  <w16cex:commentExtensible w16cex:durableId="0000000E" w16cex:dateUtc="2026-08-10T15:31:23Z"/>
  <w16cex:commentExtensible w16cex:durableId="0000000F" w16cex:dateUtc="2026-08-10T15:35:01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D3" w16cid:durableId="00000001"/>
  <w16cid:commentId w16cid:paraId="000000D4" w16cid:durableId="00000002"/>
  <w16cid:commentId w16cid:paraId="000000D5" w16cid:durableId="00000003"/>
  <w16cid:commentId w16cid:paraId="000000D6" w16cid:durableId="00000004"/>
  <w16cid:commentId w16cid:paraId="000000D7" w16cid:durableId="00000005"/>
  <w16cid:commentId w16cid:paraId="000000D8" w16cid:durableId="00000006"/>
  <w16cid:commentId w16cid:paraId="000000D9" w16cid:durableId="00000007"/>
  <w16cid:commentId w16cid:paraId="000000DA" w16cid:durableId="00000008"/>
  <w16cid:commentId w16cid:paraId="000000DB" w16cid:durableId="00000009"/>
  <w16cid:commentId w16cid:paraId="000000DC" w16cid:durableId="0000000A"/>
  <w16cid:commentId w16cid:paraId="000000DD" w16cid:durableId="0000000B"/>
  <w16cid:commentId w16cid:paraId="000000DE" w16cid:durableId="0000000C"/>
  <w16cid:commentId w16cid:paraId="000000DF" w16cid:durableId="0000000D"/>
  <w16cid:commentId w16cid:paraId="000000E0" w16cid:durableId="0000000E"/>
  <w16cid:commentId w16cid:paraId="000000E1" w16cid:durableId="0000000F"/>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spacing w:line="240" w:lineRule="auto"/>
      <w:rPr/>
    </w:pPr>
    <w:r w:rsidDel="00000000" w:rsidR="00000000" w:rsidRPr="00000000">
      <w:rPr>
        <w:rFonts w:ascii="Calibri" w:cs="Calibri" w:eastAsia="Calibri" w:hAnsi="Calibri"/>
      </w:rPr>
      <w:drawing>
        <wp:inline distB="114300" distT="114300" distL="114300" distR="114300">
          <wp:extent cx="890588" cy="493579"/>
          <wp:effectExtent b="0" l="0" r="0" t="0"/>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890588" cy="493579"/>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656740" cy="412433"/>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56740" cy="41243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